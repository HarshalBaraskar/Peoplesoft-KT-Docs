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jc w:val="center"/>
        <w:tblLook w:val="04A0" w:firstRow="1" w:lastRow="0" w:firstColumn="1" w:lastColumn="0" w:noHBand="0" w:noVBand="1"/>
      </w:tblPr>
      <w:tblGrid>
        <w:gridCol w:w="9074"/>
      </w:tblGrid>
      <w:tr w:rsidR="004522C5" w:rsidRPr="00E90022" w14:paraId="143B4010" w14:textId="77777777" w:rsidTr="00DA4BD5">
        <w:trPr>
          <w:jc w:val="center"/>
        </w:trPr>
        <w:tc>
          <w:tcPr>
            <w:tcW w:w="9074" w:type="dxa"/>
          </w:tcPr>
          <w:p w14:paraId="2171579F" w14:textId="77777777" w:rsidR="004522C5" w:rsidRPr="00E90022" w:rsidRDefault="004522C5" w:rsidP="00882213">
            <w:pPr>
              <w:spacing w:before="80" w:after="80"/>
              <w:jc w:val="center"/>
              <w:rPr>
                <w:rFonts w:ascii="Calibri Light" w:eastAsia="Calibri" w:hAnsi="Calibri Light"/>
                <w:b/>
                <w:color w:val="262626" w:themeColor="text1" w:themeTint="D9"/>
                <w:sz w:val="32"/>
                <w:szCs w:val="32"/>
                <w:lang w:eastAsia="en-US"/>
              </w:rPr>
            </w:pPr>
            <w:bookmarkStart w:id="0" w:name="_Toc96143102"/>
            <w:r w:rsidRPr="00E90022">
              <w:rPr>
                <w:rFonts w:ascii="Calibri Light" w:eastAsia="Calibri" w:hAnsi="Calibri Light"/>
                <w:b/>
                <w:color w:val="262626" w:themeColor="text1" w:themeTint="D9"/>
                <w:sz w:val="32"/>
                <w:szCs w:val="32"/>
                <w:lang w:eastAsia="en-US"/>
              </w:rPr>
              <w:t xml:space="preserve">Knowledge Capture Document – </w:t>
            </w:r>
            <w:r w:rsidR="000D6559">
              <w:rPr>
                <w:rFonts w:ascii="Calibri Light" w:eastAsia="Calibri" w:hAnsi="Calibri Light"/>
                <w:b/>
                <w:color w:val="262626" w:themeColor="text1" w:themeTint="D9"/>
                <w:sz w:val="32"/>
                <w:szCs w:val="32"/>
                <w:lang w:eastAsia="en-US"/>
              </w:rPr>
              <w:t>Project Costing</w:t>
            </w:r>
          </w:p>
        </w:tc>
      </w:tr>
      <w:tr w:rsidR="004522C5" w:rsidRPr="00E90022" w14:paraId="0E851841" w14:textId="77777777" w:rsidTr="00DA4BD5">
        <w:trPr>
          <w:jc w:val="center"/>
        </w:trPr>
        <w:tc>
          <w:tcPr>
            <w:tcW w:w="9074" w:type="dxa"/>
          </w:tcPr>
          <w:p w14:paraId="40155C5C" w14:textId="77777777" w:rsidR="004522C5" w:rsidRPr="00E90022" w:rsidRDefault="004522C5" w:rsidP="00F36BFD">
            <w:pPr>
              <w:spacing w:before="80" w:after="80"/>
              <w:jc w:val="center"/>
              <w:rPr>
                <w:rFonts w:ascii="Calibri Light" w:eastAsia="Calibri" w:hAnsi="Calibri Light"/>
                <w:color w:val="262626" w:themeColor="text1" w:themeTint="D9"/>
                <w:sz w:val="22"/>
                <w:szCs w:val="22"/>
                <w:lang w:eastAsia="en-US"/>
              </w:rPr>
            </w:pPr>
            <w:r w:rsidRPr="00E90022">
              <w:rPr>
                <w:rFonts w:ascii="Calibri Light" w:eastAsia="Calibri" w:hAnsi="Calibri Light"/>
                <w:color w:val="262626" w:themeColor="text1" w:themeTint="D9"/>
                <w:sz w:val="22"/>
                <w:szCs w:val="22"/>
                <w:lang w:eastAsia="en-US"/>
              </w:rPr>
              <w:t xml:space="preserve">Author: </w:t>
            </w:r>
            <w:r w:rsidR="00F36BFD">
              <w:rPr>
                <w:rFonts w:ascii="Calibri Light" w:eastAsia="Calibri" w:hAnsi="Calibri Light"/>
                <w:color w:val="262626" w:themeColor="text1" w:themeTint="D9"/>
                <w:sz w:val="22"/>
                <w:szCs w:val="22"/>
                <w:lang w:eastAsia="en-US"/>
              </w:rPr>
              <w:t>Bijay Tripathy</w:t>
            </w:r>
          </w:p>
        </w:tc>
      </w:tr>
      <w:tr w:rsidR="004522C5" w:rsidRPr="00E90022" w14:paraId="5B90A25C" w14:textId="77777777" w:rsidTr="00DA4BD5">
        <w:trPr>
          <w:jc w:val="center"/>
        </w:trPr>
        <w:tc>
          <w:tcPr>
            <w:tcW w:w="9074" w:type="dxa"/>
          </w:tcPr>
          <w:p w14:paraId="23003F7F" w14:textId="77777777" w:rsidR="004522C5" w:rsidRPr="00E90022" w:rsidRDefault="000D6559" w:rsidP="00E90022">
            <w:pPr>
              <w:spacing w:before="80" w:after="80"/>
              <w:jc w:val="center"/>
              <w:rPr>
                <w:rFonts w:ascii="Calibri Light" w:eastAsia="Calibri" w:hAnsi="Calibri Light"/>
                <w:color w:val="262626" w:themeColor="text1" w:themeTint="D9"/>
                <w:sz w:val="22"/>
                <w:szCs w:val="22"/>
                <w:lang w:eastAsia="en-US"/>
              </w:rPr>
            </w:pPr>
            <w:r>
              <w:rPr>
                <w:rFonts w:ascii="Calibri Light" w:eastAsia="Calibri" w:hAnsi="Calibri Light"/>
                <w:color w:val="262626" w:themeColor="text1" w:themeTint="D9"/>
                <w:sz w:val="22"/>
                <w:szCs w:val="22"/>
                <w:lang w:eastAsia="en-US"/>
              </w:rPr>
              <w:t>Date: 25</w:t>
            </w:r>
            <w:r w:rsidR="00F52408">
              <w:rPr>
                <w:rFonts w:ascii="Calibri Light" w:eastAsia="Calibri" w:hAnsi="Calibri Light"/>
                <w:color w:val="262626" w:themeColor="text1" w:themeTint="D9"/>
                <w:sz w:val="22"/>
                <w:szCs w:val="22"/>
                <w:lang w:eastAsia="en-US"/>
              </w:rPr>
              <w:t>-Oct</w:t>
            </w:r>
            <w:r w:rsidR="004522C5" w:rsidRPr="00E90022">
              <w:rPr>
                <w:rFonts w:ascii="Calibri Light" w:eastAsia="Calibri" w:hAnsi="Calibri Light"/>
                <w:color w:val="262626" w:themeColor="text1" w:themeTint="D9"/>
                <w:sz w:val="22"/>
                <w:szCs w:val="22"/>
                <w:lang w:eastAsia="en-US"/>
              </w:rPr>
              <w:t>-2016</w:t>
            </w:r>
          </w:p>
        </w:tc>
      </w:tr>
    </w:tbl>
    <w:p w14:paraId="56B1783D" w14:textId="77777777" w:rsidR="004522C5" w:rsidRPr="00983F50" w:rsidRDefault="004522C5" w:rsidP="004522C5">
      <w:pPr>
        <w:rPr>
          <w:color w:val="262626" w:themeColor="text1" w:themeTint="D9"/>
        </w:rPr>
      </w:pPr>
    </w:p>
    <w:p w14:paraId="715EADAD" w14:textId="77777777" w:rsidR="004522C5" w:rsidRDefault="004522C5" w:rsidP="004522C5">
      <w:pPr>
        <w:jc w:val="center"/>
        <w:rPr>
          <w:color w:val="262626" w:themeColor="text1" w:themeTint="D9"/>
        </w:rPr>
      </w:pPr>
    </w:p>
    <w:p w14:paraId="5839A6CE" w14:textId="77777777" w:rsidR="00D84C60" w:rsidRDefault="00D84C60" w:rsidP="004522C5">
      <w:pPr>
        <w:jc w:val="center"/>
        <w:rPr>
          <w:color w:val="262626" w:themeColor="text1" w:themeTint="D9"/>
        </w:rPr>
      </w:pPr>
    </w:p>
    <w:p w14:paraId="36C10879" w14:textId="77777777" w:rsidR="00D84C60" w:rsidRDefault="00D84C60" w:rsidP="004522C5">
      <w:pPr>
        <w:jc w:val="center"/>
        <w:rPr>
          <w:color w:val="262626" w:themeColor="text1" w:themeTint="D9"/>
        </w:rPr>
      </w:pPr>
    </w:p>
    <w:p w14:paraId="266EE96B" w14:textId="77777777" w:rsidR="00D84C60" w:rsidRDefault="00D84C60" w:rsidP="004522C5">
      <w:pPr>
        <w:jc w:val="center"/>
        <w:rPr>
          <w:color w:val="262626" w:themeColor="text1" w:themeTint="D9"/>
        </w:rPr>
      </w:pPr>
    </w:p>
    <w:p w14:paraId="07FD7116" w14:textId="77777777" w:rsidR="00D84C60" w:rsidRDefault="00D84C60" w:rsidP="004522C5">
      <w:pPr>
        <w:jc w:val="center"/>
        <w:rPr>
          <w:color w:val="262626" w:themeColor="text1" w:themeTint="D9"/>
        </w:rPr>
      </w:pPr>
    </w:p>
    <w:p w14:paraId="20E809D9" w14:textId="77777777" w:rsidR="00D84C60" w:rsidRDefault="00D84C60" w:rsidP="004522C5">
      <w:pPr>
        <w:jc w:val="center"/>
        <w:rPr>
          <w:color w:val="262626" w:themeColor="text1" w:themeTint="D9"/>
        </w:rPr>
      </w:pPr>
    </w:p>
    <w:p w14:paraId="00CE8DCC" w14:textId="77777777" w:rsidR="00D84C60" w:rsidRDefault="00D84C60" w:rsidP="004522C5">
      <w:pPr>
        <w:jc w:val="center"/>
        <w:rPr>
          <w:color w:val="262626" w:themeColor="text1" w:themeTint="D9"/>
        </w:rPr>
      </w:pPr>
    </w:p>
    <w:p w14:paraId="0F2274EC" w14:textId="77777777" w:rsidR="00D84C60" w:rsidRDefault="00D84C60" w:rsidP="004522C5">
      <w:pPr>
        <w:jc w:val="center"/>
        <w:rPr>
          <w:color w:val="262626" w:themeColor="text1" w:themeTint="D9"/>
        </w:rPr>
      </w:pPr>
    </w:p>
    <w:p w14:paraId="37EC42D9" w14:textId="77777777" w:rsidR="00D84C60" w:rsidRDefault="00D84C60" w:rsidP="004522C5">
      <w:pPr>
        <w:jc w:val="center"/>
        <w:rPr>
          <w:color w:val="262626" w:themeColor="text1" w:themeTint="D9"/>
        </w:rPr>
      </w:pPr>
    </w:p>
    <w:p w14:paraId="7DCD5E40" w14:textId="77777777" w:rsidR="004522C5" w:rsidRPr="00983F50" w:rsidRDefault="004522C5" w:rsidP="004522C5">
      <w:pPr>
        <w:jc w:val="center"/>
        <w:rPr>
          <w:color w:val="262626" w:themeColor="text1" w:themeTint="D9"/>
        </w:rPr>
      </w:pPr>
    </w:p>
    <w:p w14:paraId="4AA5B67C" w14:textId="77777777" w:rsidR="004522C5" w:rsidRPr="00983F50" w:rsidRDefault="004522C5" w:rsidP="004522C5">
      <w:pPr>
        <w:jc w:val="center"/>
        <w:rPr>
          <w:color w:val="262626" w:themeColor="text1" w:themeTint="D9"/>
        </w:rPr>
      </w:pPr>
      <w:r w:rsidRPr="004714A2">
        <w:rPr>
          <w:rFonts w:ascii="Trebuchet MS" w:hAnsi="Trebuchet MS"/>
          <w:noProof/>
          <w:color w:val="000000" w:themeColor="text1"/>
          <w:sz w:val="22"/>
          <w:szCs w:val="22"/>
          <w:lang w:val="en-IN" w:eastAsia="en-IN"/>
        </w:rPr>
        <w:drawing>
          <wp:inline distT="0" distB="0" distL="0" distR="0" wp14:anchorId="76A6C001" wp14:editId="7620ECEE">
            <wp:extent cx="2676525" cy="1657350"/>
            <wp:effectExtent l="0" t="0" r="9525" b="0"/>
            <wp:docPr id="6" name="Picture 6" descr="C:\Users\295543\Desktop\lnt_new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95543\Desktop\lnt_new_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76525" cy="1657350"/>
                    </a:xfrm>
                    <a:prstGeom prst="rect">
                      <a:avLst/>
                    </a:prstGeom>
                    <a:noFill/>
                    <a:ln>
                      <a:noFill/>
                    </a:ln>
                  </pic:spPr>
                </pic:pic>
              </a:graphicData>
            </a:graphic>
          </wp:inline>
        </w:drawing>
      </w:r>
    </w:p>
    <w:p w14:paraId="525688FD" w14:textId="77777777" w:rsidR="004522C5" w:rsidRPr="00983F50" w:rsidRDefault="004522C5" w:rsidP="004522C5">
      <w:pPr>
        <w:jc w:val="center"/>
        <w:rPr>
          <w:color w:val="262626" w:themeColor="text1" w:themeTint="D9"/>
        </w:rPr>
      </w:pPr>
    </w:p>
    <w:p w14:paraId="5CD238DC" w14:textId="77777777" w:rsidR="004522C5" w:rsidRDefault="004522C5" w:rsidP="004522C5">
      <w:pPr>
        <w:spacing w:before="120"/>
        <w:rPr>
          <w:b/>
          <w:bCs/>
          <w:u w:val="single"/>
        </w:rPr>
      </w:pPr>
    </w:p>
    <w:p w14:paraId="07DC3FCB" w14:textId="77777777" w:rsidR="00D84C60" w:rsidRDefault="00D84C60" w:rsidP="004522C5">
      <w:pPr>
        <w:spacing w:before="120"/>
        <w:rPr>
          <w:b/>
          <w:bCs/>
          <w:u w:val="single"/>
        </w:rPr>
      </w:pPr>
    </w:p>
    <w:p w14:paraId="2788097E" w14:textId="77777777" w:rsidR="00D84C60" w:rsidRDefault="00D84C60" w:rsidP="004522C5">
      <w:pPr>
        <w:spacing w:before="120"/>
        <w:rPr>
          <w:b/>
          <w:bCs/>
          <w:u w:val="single"/>
        </w:rPr>
      </w:pPr>
    </w:p>
    <w:p w14:paraId="28E0E9D6" w14:textId="77777777" w:rsidR="00D84C60" w:rsidRDefault="00D84C60" w:rsidP="004522C5">
      <w:pPr>
        <w:spacing w:before="120"/>
        <w:rPr>
          <w:b/>
          <w:bCs/>
          <w:u w:val="single"/>
        </w:rPr>
      </w:pPr>
    </w:p>
    <w:p w14:paraId="57778005" w14:textId="77777777" w:rsidR="00D84C60" w:rsidRDefault="00D84C60" w:rsidP="004522C5">
      <w:pPr>
        <w:spacing w:before="120"/>
        <w:rPr>
          <w:b/>
          <w:bCs/>
          <w:u w:val="single"/>
        </w:rPr>
      </w:pPr>
    </w:p>
    <w:p w14:paraId="1E773262" w14:textId="77777777" w:rsidR="00D84C60" w:rsidRDefault="00D84C60" w:rsidP="004522C5">
      <w:pPr>
        <w:spacing w:before="120"/>
        <w:rPr>
          <w:b/>
          <w:bCs/>
          <w:u w:val="single"/>
        </w:rPr>
      </w:pPr>
    </w:p>
    <w:p w14:paraId="5DD4A906" w14:textId="77777777" w:rsidR="00D84C60" w:rsidRDefault="00D84C60" w:rsidP="004522C5">
      <w:pPr>
        <w:spacing w:before="120"/>
        <w:rPr>
          <w:b/>
          <w:bCs/>
          <w:u w:val="single"/>
        </w:rPr>
      </w:pPr>
    </w:p>
    <w:p w14:paraId="426539B3" w14:textId="77777777" w:rsidR="00D84C60" w:rsidRDefault="00D84C60" w:rsidP="004522C5">
      <w:pPr>
        <w:spacing w:before="120"/>
        <w:rPr>
          <w:b/>
          <w:bCs/>
          <w:u w:val="single"/>
        </w:rPr>
      </w:pPr>
    </w:p>
    <w:p w14:paraId="40635ECB" w14:textId="77777777" w:rsidR="00D84C60" w:rsidRDefault="00D84C60" w:rsidP="004522C5">
      <w:pPr>
        <w:spacing w:before="120"/>
        <w:rPr>
          <w:b/>
          <w:bCs/>
          <w:u w:val="single"/>
        </w:rPr>
      </w:pPr>
    </w:p>
    <w:p w14:paraId="3F38789F" w14:textId="77777777" w:rsidR="00D84C60" w:rsidRDefault="00D84C60" w:rsidP="004522C5">
      <w:pPr>
        <w:spacing w:before="120"/>
        <w:rPr>
          <w:b/>
          <w:bCs/>
          <w:u w:val="single"/>
        </w:rPr>
      </w:pPr>
    </w:p>
    <w:p w14:paraId="747854A9" w14:textId="77777777" w:rsidR="00D84C60" w:rsidRDefault="00D84C60" w:rsidP="004522C5">
      <w:pPr>
        <w:spacing w:before="120"/>
        <w:rPr>
          <w:b/>
          <w:bCs/>
          <w:u w:val="single"/>
        </w:rPr>
      </w:pPr>
    </w:p>
    <w:p w14:paraId="4754BC9F" w14:textId="77777777" w:rsidR="00D84C60" w:rsidRDefault="00D84C60" w:rsidP="004522C5">
      <w:pPr>
        <w:spacing w:before="120"/>
        <w:rPr>
          <w:b/>
          <w:bCs/>
          <w:u w:val="single"/>
        </w:rPr>
      </w:pPr>
    </w:p>
    <w:p w14:paraId="18D508E4" w14:textId="77777777" w:rsidR="00D84C60" w:rsidRDefault="00D84C60" w:rsidP="004522C5">
      <w:pPr>
        <w:spacing w:before="120"/>
        <w:rPr>
          <w:b/>
          <w:bCs/>
          <w:u w:val="single"/>
        </w:rPr>
      </w:pPr>
    </w:p>
    <w:p w14:paraId="3FC2C03C" w14:textId="77777777" w:rsidR="00D84C60" w:rsidRDefault="00D84C60" w:rsidP="004522C5">
      <w:pPr>
        <w:spacing w:before="120"/>
        <w:rPr>
          <w:b/>
          <w:bCs/>
          <w:u w:val="single"/>
        </w:rPr>
      </w:pPr>
    </w:p>
    <w:p w14:paraId="2D559A7C" w14:textId="77777777" w:rsidR="00D84C60" w:rsidRDefault="00D84C60" w:rsidP="004522C5">
      <w:pPr>
        <w:spacing w:before="120"/>
        <w:rPr>
          <w:b/>
          <w:bCs/>
          <w:u w:val="single"/>
        </w:rPr>
      </w:pPr>
    </w:p>
    <w:p w14:paraId="481454F9" w14:textId="77777777" w:rsidR="00DA4BD5" w:rsidRDefault="00DA4BD5" w:rsidP="004522C5">
      <w:pPr>
        <w:spacing w:before="120"/>
        <w:rPr>
          <w:b/>
          <w:bCs/>
          <w:u w:val="single"/>
        </w:rPr>
      </w:pPr>
    </w:p>
    <w:p w14:paraId="4F0CAAB3" w14:textId="77777777" w:rsidR="00D84C60" w:rsidRDefault="004522C5" w:rsidP="00DA4BD5">
      <w:pPr>
        <w:spacing w:before="120"/>
        <w:rPr>
          <w:rFonts w:ascii="Calibri Light" w:hAnsi="Calibri Light" w:cs="Arial"/>
          <w:b/>
          <w:u w:val="single"/>
        </w:rPr>
      </w:pPr>
      <w:r w:rsidRPr="0087640D">
        <w:rPr>
          <w:rFonts w:ascii="Calibri Light" w:hAnsi="Calibri Light" w:cs="Arial"/>
          <w:b/>
          <w:u w:val="single"/>
        </w:rPr>
        <w:lastRenderedPageBreak/>
        <w:t>Session Log</w:t>
      </w:r>
      <w:r w:rsidR="00D84C60" w:rsidRPr="0087640D">
        <w:rPr>
          <w:rFonts w:ascii="Calibri Light" w:hAnsi="Calibri Light" w:cs="Arial"/>
          <w:b/>
          <w:u w:val="single"/>
        </w:rPr>
        <w:t>:</w:t>
      </w:r>
    </w:p>
    <w:p w14:paraId="33FD717D" w14:textId="77777777" w:rsidR="00DA4BD5" w:rsidRPr="00D84C60" w:rsidRDefault="00DA4BD5" w:rsidP="00DA4BD5">
      <w:pPr>
        <w:spacing w:before="120"/>
        <w:rPr>
          <w:rFonts w:ascii="Calibri Light" w:hAnsi="Calibri Light" w:cs="Arial"/>
          <w:b/>
          <w:u w:val="single"/>
        </w:rPr>
      </w:pPr>
    </w:p>
    <w:tbl>
      <w:tblPr>
        <w:tblW w:w="10133" w:type="dxa"/>
        <w:tblInd w:w="-123"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736"/>
        <w:gridCol w:w="1790"/>
        <w:gridCol w:w="1604"/>
        <w:gridCol w:w="2808"/>
        <w:gridCol w:w="3195"/>
      </w:tblGrid>
      <w:tr w:rsidR="004522C5" w:rsidRPr="003E5FE5" w14:paraId="7ED38154" w14:textId="77777777" w:rsidTr="00F213EC">
        <w:trPr>
          <w:trHeight w:val="548"/>
        </w:trPr>
        <w:tc>
          <w:tcPr>
            <w:tcW w:w="736" w:type="dxa"/>
            <w:tcBorders>
              <w:top w:val="double" w:sz="4" w:space="0" w:color="auto"/>
              <w:bottom w:val="double" w:sz="4" w:space="0" w:color="auto"/>
            </w:tcBorders>
            <w:shd w:val="clear" w:color="auto" w:fill="002060"/>
          </w:tcPr>
          <w:p w14:paraId="1CF7A7CC" w14:textId="77777777" w:rsidR="004522C5" w:rsidRPr="003E5FE5" w:rsidRDefault="004522C5" w:rsidP="00DA4BD5">
            <w:pPr>
              <w:rPr>
                <w:rFonts w:ascii="Calibri Light" w:hAnsi="Calibri Light" w:cs="Arial"/>
                <w:b/>
                <w:color w:val="FFFFFF" w:themeColor="background1"/>
                <w:sz w:val="22"/>
                <w:szCs w:val="22"/>
              </w:rPr>
            </w:pPr>
            <w:r w:rsidRPr="003E5FE5">
              <w:rPr>
                <w:rFonts w:ascii="Calibri Light" w:hAnsi="Calibri Light" w:cs="Arial"/>
                <w:b/>
                <w:color w:val="FFFFFF" w:themeColor="background1"/>
                <w:sz w:val="22"/>
                <w:szCs w:val="22"/>
              </w:rPr>
              <w:t>Sr. No</w:t>
            </w:r>
          </w:p>
        </w:tc>
        <w:tc>
          <w:tcPr>
            <w:tcW w:w="1790" w:type="dxa"/>
            <w:tcBorders>
              <w:top w:val="double" w:sz="4" w:space="0" w:color="auto"/>
              <w:bottom w:val="double" w:sz="4" w:space="0" w:color="auto"/>
            </w:tcBorders>
            <w:shd w:val="clear" w:color="auto" w:fill="002060"/>
          </w:tcPr>
          <w:p w14:paraId="63ECF95A" w14:textId="77777777" w:rsidR="004522C5" w:rsidRPr="003E5FE5" w:rsidRDefault="004522C5" w:rsidP="00DA4BD5">
            <w:pPr>
              <w:rPr>
                <w:rFonts w:ascii="Calibri Light" w:hAnsi="Calibri Light" w:cs="Arial"/>
                <w:b/>
                <w:color w:val="FFFFFF" w:themeColor="background1"/>
                <w:sz w:val="22"/>
                <w:szCs w:val="22"/>
              </w:rPr>
            </w:pPr>
            <w:r w:rsidRPr="003E5FE5">
              <w:rPr>
                <w:rFonts w:ascii="Calibri Light" w:hAnsi="Calibri Light" w:cs="Arial"/>
                <w:b/>
                <w:color w:val="FFFFFF" w:themeColor="background1"/>
                <w:sz w:val="22"/>
                <w:szCs w:val="22"/>
              </w:rPr>
              <w:t>Session Date &amp; Time</w:t>
            </w:r>
          </w:p>
        </w:tc>
        <w:tc>
          <w:tcPr>
            <w:tcW w:w="1604" w:type="dxa"/>
            <w:tcBorders>
              <w:top w:val="double" w:sz="4" w:space="0" w:color="auto"/>
              <w:bottom w:val="double" w:sz="4" w:space="0" w:color="auto"/>
            </w:tcBorders>
            <w:shd w:val="clear" w:color="auto" w:fill="002060"/>
          </w:tcPr>
          <w:p w14:paraId="1526CD09" w14:textId="77777777" w:rsidR="004522C5" w:rsidRPr="003E5FE5" w:rsidRDefault="004522C5" w:rsidP="00DA4BD5">
            <w:pPr>
              <w:rPr>
                <w:rFonts w:ascii="Calibri Light" w:hAnsi="Calibri Light" w:cs="Arial"/>
                <w:b/>
                <w:color w:val="FFFFFF" w:themeColor="background1"/>
                <w:sz w:val="22"/>
                <w:szCs w:val="22"/>
              </w:rPr>
            </w:pPr>
            <w:r w:rsidRPr="003E5FE5">
              <w:rPr>
                <w:rFonts w:ascii="Calibri Light" w:hAnsi="Calibri Light" w:cs="Arial"/>
                <w:b/>
                <w:color w:val="FFFFFF" w:themeColor="background1"/>
                <w:sz w:val="22"/>
                <w:szCs w:val="22"/>
              </w:rPr>
              <w:t>Duration</w:t>
            </w:r>
          </w:p>
        </w:tc>
        <w:tc>
          <w:tcPr>
            <w:tcW w:w="2808" w:type="dxa"/>
            <w:tcBorders>
              <w:top w:val="double" w:sz="4" w:space="0" w:color="auto"/>
              <w:bottom w:val="double" w:sz="4" w:space="0" w:color="auto"/>
            </w:tcBorders>
            <w:shd w:val="clear" w:color="auto" w:fill="002060"/>
          </w:tcPr>
          <w:p w14:paraId="0C9495DC" w14:textId="77777777" w:rsidR="004522C5" w:rsidRPr="003E5FE5" w:rsidRDefault="004522C5" w:rsidP="00DA4BD5">
            <w:pPr>
              <w:rPr>
                <w:rFonts w:ascii="Calibri Light" w:hAnsi="Calibri Light" w:cs="Arial"/>
                <w:b/>
                <w:color w:val="FFFFFF" w:themeColor="background1"/>
                <w:sz w:val="22"/>
                <w:szCs w:val="22"/>
              </w:rPr>
            </w:pPr>
            <w:r w:rsidRPr="003E5FE5">
              <w:rPr>
                <w:rFonts w:ascii="Calibri Light" w:hAnsi="Calibri Light" w:cs="Arial"/>
                <w:b/>
                <w:color w:val="FFFFFF" w:themeColor="background1"/>
                <w:sz w:val="22"/>
                <w:szCs w:val="22"/>
              </w:rPr>
              <w:t>HSB SME(s)</w:t>
            </w:r>
          </w:p>
        </w:tc>
        <w:tc>
          <w:tcPr>
            <w:tcW w:w="3195" w:type="dxa"/>
            <w:tcBorders>
              <w:top w:val="double" w:sz="4" w:space="0" w:color="auto"/>
              <w:bottom w:val="double" w:sz="4" w:space="0" w:color="auto"/>
            </w:tcBorders>
            <w:shd w:val="clear" w:color="auto" w:fill="002060"/>
          </w:tcPr>
          <w:p w14:paraId="3B45C641" w14:textId="77777777" w:rsidR="004522C5" w:rsidRPr="003E5FE5" w:rsidRDefault="004522C5" w:rsidP="00DA4BD5">
            <w:pPr>
              <w:rPr>
                <w:rFonts w:ascii="Calibri Light" w:hAnsi="Calibri Light" w:cs="Arial"/>
                <w:b/>
                <w:color w:val="FFFFFF" w:themeColor="background1"/>
                <w:sz w:val="22"/>
                <w:szCs w:val="22"/>
              </w:rPr>
            </w:pPr>
            <w:r w:rsidRPr="003E5FE5">
              <w:rPr>
                <w:rFonts w:ascii="Calibri Light" w:hAnsi="Calibri Light" w:cs="Arial"/>
                <w:b/>
                <w:color w:val="FFFFFF" w:themeColor="background1"/>
                <w:sz w:val="22"/>
                <w:szCs w:val="22"/>
              </w:rPr>
              <w:t>Knowledge Recipient(s)</w:t>
            </w:r>
          </w:p>
        </w:tc>
      </w:tr>
      <w:tr w:rsidR="004255D4" w:rsidRPr="003E5FE5" w14:paraId="7D81080E" w14:textId="77777777" w:rsidTr="004255D4">
        <w:trPr>
          <w:trHeight w:val="667"/>
        </w:trPr>
        <w:tc>
          <w:tcPr>
            <w:tcW w:w="736" w:type="dxa"/>
            <w:tcBorders>
              <w:top w:val="double" w:sz="4" w:space="0" w:color="auto"/>
            </w:tcBorders>
          </w:tcPr>
          <w:p w14:paraId="13156BEE" w14:textId="77777777" w:rsidR="004255D4" w:rsidRPr="003E5FE5" w:rsidRDefault="004255D4" w:rsidP="004255D4">
            <w:pPr>
              <w:rPr>
                <w:rFonts w:ascii="Calibri Light" w:hAnsi="Calibri Light" w:cs="Arial"/>
                <w:sz w:val="22"/>
                <w:szCs w:val="22"/>
              </w:rPr>
            </w:pPr>
            <w:r w:rsidRPr="003E5FE5">
              <w:rPr>
                <w:rFonts w:ascii="Calibri Light" w:hAnsi="Calibri Light" w:cs="Arial"/>
                <w:sz w:val="22"/>
                <w:szCs w:val="22"/>
              </w:rPr>
              <w:t>1</w:t>
            </w:r>
          </w:p>
        </w:tc>
        <w:tc>
          <w:tcPr>
            <w:tcW w:w="1790" w:type="dxa"/>
            <w:tcBorders>
              <w:top w:val="double" w:sz="4" w:space="0" w:color="auto"/>
            </w:tcBorders>
          </w:tcPr>
          <w:p w14:paraId="37DA390B" w14:textId="77777777" w:rsidR="004255D4" w:rsidRPr="003E5FE5" w:rsidRDefault="004255D4" w:rsidP="004255D4">
            <w:pPr>
              <w:pStyle w:val="TableBody"/>
              <w:ind w:left="-6" w:firstLine="6"/>
              <w:rPr>
                <w:rFonts w:ascii="Calibri Light" w:hAnsi="Calibri Light" w:cs="Arial"/>
                <w:sz w:val="22"/>
                <w:szCs w:val="22"/>
              </w:rPr>
            </w:pPr>
            <w:r>
              <w:rPr>
                <w:rFonts w:ascii="Calibri Light" w:hAnsi="Calibri Light" w:cs="Arial"/>
                <w:sz w:val="22"/>
                <w:szCs w:val="22"/>
              </w:rPr>
              <w:t>10</w:t>
            </w:r>
            <w:r w:rsidRPr="003E5FE5">
              <w:rPr>
                <w:rFonts w:ascii="Calibri Light" w:hAnsi="Calibri Light" w:cs="Arial"/>
                <w:sz w:val="22"/>
                <w:szCs w:val="22"/>
              </w:rPr>
              <w:t>/</w:t>
            </w:r>
            <w:r w:rsidR="00683E5F">
              <w:rPr>
                <w:rFonts w:ascii="Calibri Light" w:hAnsi="Calibri Light" w:cs="Arial"/>
                <w:sz w:val="22"/>
                <w:szCs w:val="22"/>
              </w:rPr>
              <w:t>20</w:t>
            </w:r>
            <w:r w:rsidRPr="003E5FE5">
              <w:rPr>
                <w:rFonts w:ascii="Calibri Light" w:hAnsi="Calibri Light" w:cs="Arial"/>
                <w:sz w:val="22"/>
                <w:szCs w:val="22"/>
              </w:rPr>
              <w:t>/2016</w:t>
            </w:r>
          </w:p>
          <w:p w14:paraId="49CB1B96" w14:textId="77777777" w:rsidR="004255D4" w:rsidRPr="003E5FE5" w:rsidRDefault="000C1B55" w:rsidP="004255D4">
            <w:pPr>
              <w:pStyle w:val="TableBody"/>
              <w:ind w:left="-6" w:firstLine="6"/>
              <w:rPr>
                <w:rFonts w:ascii="Calibri Light" w:hAnsi="Calibri Light" w:cs="Arial"/>
                <w:sz w:val="22"/>
                <w:szCs w:val="22"/>
              </w:rPr>
            </w:pPr>
            <w:r>
              <w:rPr>
                <w:rFonts w:ascii="Calibri Light" w:hAnsi="Calibri Light" w:cs="Arial"/>
                <w:sz w:val="22"/>
                <w:szCs w:val="22"/>
              </w:rPr>
              <w:t>10</w:t>
            </w:r>
            <w:r w:rsidRPr="003E5FE5">
              <w:rPr>
                <w:rFonts w:ascii="Calibri Light" w:hAnsi="Calibri Light" w:cs="Arial"/>
                <w:sz w:val="22"/>
                <w:szCs w:val="22"/>
              </w:rPr>
              <w:t>:</w:t>
            </w:r>
            <w:r>
              <w:rPr>
                <w:rFonts w:ascii="Calibri Light" w:hAnsi="Calibri Light" w:cs="Arial"/>
                <w:sz w:val="22"/>
                <w:szCs w:val="22"/>
              </w:rPr>
              <w:t>00</w:t>
            </w:r>
            <w:r w:rsidRPr="003E5FE5">
              <w:rPr>
                <w:rFonts w:ascii="Calibri Light" w:hAnsi="Calibri Light" w:cs="Arial"/>
                <w:sz w:val="22"/>
                <w:szCs w:val="22"/>
              </w:rPr>
              <w:t xml:space="preserve"> am</w:t>
            </w:r>
          </w:p>
        </w:tc>
        <w:tc>
          <w:tcPr>
            <w:tcW w:w="1604" w:type="dxa"/>
            <w:tcBorders>
              <w:top w:val="double" w:sz="4" w:space="0" w:color="auto"/>
            </w:tcBorders>
          </w:tcPr>
          <w:p w14:paraId="0FEE1300" w14:textId="77777777" w:rsidR="004255D4" w:rsidRPr="003E5FE5" w:rsidRDefault="000C1B55" w:rsidP="004255D4">
            <w:pPr>
              <w:pStyle w:val="TableBody"/>
              <w:ind w:left="-6" w:firstLine="6"/>
              <w:rPr>
                <w:rFonts w:ascii="Calibri Light" w:hAnsi="Calibri Light" w:cs="Arial"/>
                <w:sz w:val="22"/>
                <w:szCs w:val="22"/>
              </w:rPr>
            </w:pPr>
            <w:r>
              <w:rPr>
                <w:rFonts w:ascii="Calibri Light" w:hAnsi="Calibri Light" w:cs="Arial"/>
                <w:sz w:val="22"/>
                <w:szCs w:val="22"/>
              </w:rPr>
              <w:t xml:space="preserve">40 </w:t>
            </w:r>
            <w:proofErr w:type="spellStart"/>
            <w:r>
              <w:rPr>
                <w:rFonts w:ascii="Calibri Light" w:hAnsi="Calibri Light" w:cs="Arial"/>
                <w:sz w:val="22"/>
                <w:szCs w:val="22"/>
              </w:rPr>
              <w:t>mins</w:t>
            </w:r>
            <w:proofErr w:type="spellEnd"/>
          </w:p>
        </w:tc>
        <w:tc>
          <w:tcPr>
            <w:tcW w:w="2808" w:type="dxa"/>
            <w:tcBorders>
              <w:top w:val="double" w:sz="4" w:space="0" w:color="auto"/>
            </w:tcBorders>
          </w:tcPr>
          <w:p w14:paraId="3B5BA1BF" w14:textId="77777777" w:rsidR="004255D4" w:rsidRPr="003E5FE5" w:rsidRDefault="004255D4" w:rsidP="004255D4">
            <w:pPr>
              <w:rPr>
                <w:rFonts w:ascii="Calibri Light" w:hAnsi="Calibri Light" w:cs="Arial"/>
                <w:sz w:val="22"/>
                <w:szCs w:val="22"/>
              </w:rPr>
            </w:pPr>
            <w:r>
              <w:rPr>
                <w:rFonts w:ascii="Calibri Light" w:hAnsi="Calibri Light" w:cs="Arial"/>
                <w:sz w:val="22"/>
                <w:szCs w:val="22"/>
              </w:rPr>
              <w:t>Matteo Edwards</w:t>
            </w:r>
            <w:r w:rsidRPr="003E5FE5">
              <w:rPr>
                <w:rFonts w:ascii="Calibri Light" w:hAnsi="Calibri Light" w:cs="Arial"/>
                <w:sz w:val="22"/>
                <w:szCs w:val="22"/>
              </w:rPr>
              <w:t>,</w:t>
            </w:r>
            <w:r>
              <w:rPr>
                <w:rFonts w:ascii="Calibri Light" w:hAnsi="Calibri Light" w:cs="Arial"/>
                <w:sz w:val="22"/>
                <w:szCs w:val="22"/>
              </w:rPr>
              <w:t xml:space="preserve"> </w:t>
            </w:r>
            <w:proofErr w:type="spellStart"/>
            <w:r>
              <w:rPr>
                <w:rFonts w:ascii="Calibri Light" w:hAnsi="Calibri Light" w:cs="Arial"/>
                <w:sz w:val="22"/>
                <w:szCs w:val="22"/>
              </w:rPr>
              <w:t>Gopal</w:t>
            </w:r>
            <w:proofErr w:type="spellEnd"/>
            <w:r>
              <w:rPr>
                <w:rFonts w:ascii="Calibri Light" w:hAnsi="Calibri Light" w:cs="Arial"/>
                <w:sz w:val="22"/>
                <w:szCs w:val="22"/>
              </w:rPr>
              <w:t xml:space="preserve"> </w:t>
            </w:r>
            <w:proofErr w:type="spellStart"/>
            <w:r>
              <w:rPr>
                <w:rFonts w:ascii="Calibri Light" w:hAnsi="Calibri Light" w:cs="Arial"/>
                <w:sz w:val="22"/>
                <w:szCs w:val="22"/>
              </w:rPr>
              <w:t>Mirani</w:t>
            </w:r>
            <w:proofErr w:type="spellEnd"/>
          </w:p>
        </w:tc>
        <w:tc>
          <w:tcPr>
            <w:tcW w:w="3195" w:type="dxa"/>
            <w:tcBorders>
              <w:top w:val="double" w:sz="4" w:space="0" w:color="auto"/>
            </w:tcBorders>
          </w:tcPr>
          <w:p w14:paraId="4558DF73" w14:textId="77777777" w:rsidR="004255D4" w:rsidRPr="003E5FE5" w:rsidRDefault="004255D4" w:rsidP="004255D4">
            <w:pPr>
              <w:rPr>
                <w:rFonts w:ascii="Calibri Light" w:hAnsi="Calibri Light" w:cs="Arial"/>
                <w:sz w:val="22"/>
                <w:szCs w:val="22"/>
              </w:rPr>
            </w:pPr>
            <w:r w:rsidRPr="003E5FE5">
              <w:rPr>
                <w:rFonts w:ascii="Calibri Light" w:hAnsi="Calibri Light" w:cs="Arial"/>
                <w:sz w:val="22"/>
                <w:szCs w:val="22"/>
              </w:rPr>
              <w:t>Bijay Tripathy</w:t>
            </w:r>
            <w:r>
              <w:rPr>
                <w:rFonts w:ascii="Calibri Light" w:hAnsi="Calibri Light" w:cs="Arial"/>
                <w:sz w:val="22"/>
                <w:szCs w:val="22"/>
              </w:rPr>
              <w:t>,</w:t>
            </w:r>
            <w:r w:rsidRPr="003E5FE5">
              <w:rPr>
                <w:rFonts w:ascii="Calibri Light" w:hAnsi="Calibri Light" w:cs="Arial"/>
                <w:sz w:val="22"/>
                <w:szCs w:val="22"/>
              </w:rPr>
              <w:t xml:space="preserve"> Bipul Sharan, Neha Garg, Paritosh Barle</w:t>
            </w:r>
          </w:p>
        </w:tc>
      </w:tr>
      <w:tr w:rsidR="004255D4" w:rsidRPr="003E5FE5" w14:paraId="03473908" w14:textId="77777777" w:rsidTr="00F213EC">
        <w:trPr>
          <w:trHeight w:val="623"/>
        </w:trPr>
        <w:tc>
          <w:tcPr>
            <w:tcW w:w="736" w:type="dxa"/>
            <w:tcBorders>
              <w:top w:val="double" w:sz="4" w:space="0" w:color="auto"/>
            </w:tcBorders>
          </w:tcPr>
          <w:p w14:paraId="5A1EF3A6" w14:textId="77777777" w:rsidR="004255D4" w:rsidRPr="003E5FE5" w:rsidRDefault="004255D4" w:rsidP="004255D4">
            <w:pPr>
              <w:rPr>
                <w:rFonts w:ascii="Calibri Light" w:hAnsi="Calibri Light" w:cs="Arial"/>
                <w:sz w:val="22"/>
                <w:szCs w:val="22"/>
              </w:rPr>
            </w:pPr>
            <w:r>
              <w:rPr>
                <w:rFonts w:ascii="Calibri Light" w:hAnsi="Calibri Light" w:cs="Arial"/>
                <w:sz w:val="22"/>
                <w:szCs w:val="22"/>
              </w:rPr>
              <w:t>2</w:t>
            </w:r>
          </w:p>
        </w:tc>
        <w:tc>
          <w:tcPr>
            <w:tcW w:w="1790" w:type="dxa"/>
            <w:tcBorders>
              <w:top w:val="double" w:sz="4" w:space="0" w:color="auto"/>
            </w:tcBorders>
          </w:tcPr>
          <w:p w14:paraId="70761D2A" w14:textId="77777777" w:rsidR="004255D4" w:rsidRPr="003E5FE5" w:rsidRDefault="004255D4" w:rsidP="004255D4">
            <w:pPr>
              <w:pStyle w:val="TableBody"/>
              <w:ind w:left="-6" w:firstLine="6"/>
              <w:rPr>
                <w:rFonts w:ascii="Calibri Light" w:hAnsi="Calibri Light" w:cs="Arial"/>
                <w:sz w:val="22"/>
                <w:szCs w:val="22"/>
              </w:rPr>
            </w:pPr>
            <w:r>
              <w:rPr>
                <w:rFonts w:ascii="Calibri Light" w:hAnsi="Calibri Light" w:cs="Arial"/>
                <w:sz w:val="22"/>
                <w:szCs w:val="22"/>
              </w:rPr>
              <w:t>10</w:t>
            </w:r>
            <w:r w:rsidRPr="003E5FE5">
              <w:rPr>
                <w:rFonts w:ascii="Calibri Light" w:hAnsi="Calibri Light" w:cs="Arial"/>
                <w:sz w:val="22"/>
                <w:szCs w:val="22"/>
              </w:rPr>
              <w:t>/</w:t>
            </w:r>
            <w:r w:rsidR="00683E5F">
              <w:rPr>
                <w:rFonts w:ascii="Calibri Light" w:hAnsi="Calibri Light" w:cs="Arial"/>
                <w:sz w:val="22"/>
                <w:szCs w:val="22"/>
              </w:rPr>
              <w:t>24</w:t>
            </w:r>
            <w:r w:rsidRPr="003E5FE5">
              <w:rPr>
                <w:rFonts w:ascii="Calibri Light" w:hAnsi="Calibri Light" w:cs="Arial"/>
                <w:sz w:val="22"/>
                <w:szCs w:val="22"/>
              </w:rPr>
              <w:t>/2016</w:t>
            </w:r>
          </w:p>
          <w:p w14:paraId="7E49C9BE" w14:textId="77777777" w:rsidR="004255D4" w:rsidRPr="003E5FE5" w:rsidRDefault="000C1B55" w:rsidP="004255D4">
            <w:pPr>
              <w:pStyle w:val="TableBody"/>
              <w:ind w:left="-6" w:firstLine="6"/>
              <w:rPr>
                <w:rFonts w:ascii="Calibri Light" w:hAnsi="Calibri Light" w:cs="Arial"/>
                <w:sz w:val="22"/>
                <w:szCs w:val="22"/>
              </w:rPr>
            </w:pPr>
            <w:r>
              <w:rPr>
                <w:rFonts w:ascii="Calibri Light" w:hAnsi="Calibri Light" w:cs="Arial"/>
                <w:sz w:val="22"/>
                <w:szCs w:val="22"/>
              </w:rPr>
              <w:t>10</w:t>
            </w:r>
            <w:r w:rsidRPr="003E5FE5">
              <w:rPr>
                <w:rFonts w:ascii="Calibri Light" w:hAnsi="Calibri Light" w:cs="Arial"/>
                <w:sz w:val="22"/>
                <w:szCs w:val="22"/>
              </w:rPr>
              <w:t>:</w:t>
            </w:r>
            <w:r>
              <w:rPr>
                <w:rFonts w:ascii="Calibri Light" w:hAnsi="Calibri Light" w:cs="Arial"/>
                <w:sz w:val="22"/>
                <w:szCs w:val="22"/>
              </w:rPr>
              <w:t>00</w:t>
            </w:r>
            <w:r w:rsidRPr="003E5FE5">
              <w:rPr>
                <w:rFonts w:ascii="Calibri Light" w:hAnsi="Calibri Light" w:cs="Arial"/>
                <w:sz w:val="22"/>
                <w:szCs w:val="22"/>
              </w:rPr>
              <w:t xml:space="preserve"> am</w:t>
            </w:r>
          </w:p>
        </w:tc>
        <w:tc>
          <w:tcPr>
            <w:tcW w:w="1604" w:type="dxa"/>
            <w:tcBorders>
              <w:top w:val="double" w:sz="4" w:space="0" w:color="auto"/>
            </w:tcBorders>
          </w:tcPr>
          <w:p w14:paraId="6FCD7708" w14:textId="77777777" w:rsidR="004255D4" w:rsidRPr="003E5FE5" w:rsidRDefault="000C1B55" w:rsidP="004255D4">
            <w:pPr>
              <w:pStyle w:val="TableBody"/>
              <w:ind w:left="-6" w:firstLine="6"/>
              <w:rPr>
                <w:rFonts w:ascii="Calibri Light" w:hAnsi="Calibri Light" w:cs="Arial"/>
                <w:sz w:val="22"/>
                <w:szCs w:val="22"/>
              </w:rPr>
            </w:pPr>
            <w:r>
              <w:rPr>
                <w:rFonts w:ascii="Calibri Light" w:hAnsi="Calibri Light" w:cs="Arial"/>
                <w:sz w:val="22"/>
                <w:szCs w:val="22"/>
              </w:rPr>
              <w:t>1</w:t>
            </w:r>
            <w:r w:rsidR="004255D4" w:rsidRPr="003E5FE5">
              <w:rPr>
                <w:rFonts w:ascii="Calibri Light" w:hAnsi="Calibri Light" w:cs="Arial"/>
                <w:sz w:val="22"/>
                <w:szCs w:val="22"/>
              </w:rPr>
              <w:t xml:space="preserve"> </w:t>
            </w:r>
            <w:proofErr w:type="spellStart"/>
            <w:r w:rsidR="004255D4" w:rsidRPr="003E5FE5">
              <w:rPr>
                <w:rFonts w:ascii="Calibri Light" w:hAnsi="Calibri Light" w:cs="Arial"/>
                <w:sz w:val="22"/>
                <w:szCs w:val="22"/>
              </w:rPr>
              <w:t>Hr</w:t>
            </w:r>
            <w:proofErr w:type="spellEnd"/>
          </w:p>
        </w:tc>
        <w:tc>
          <w:tcPr>
            <w:tcW w:w="2808" w:type="dxa"/>
            <w:tcBorders>
              <w:top w:val="double" w:sz="4" w:space="0" w:color="auto"/>
            </w:tcBorders>
          </w:tcPr>
          <w:p w14:paraId="385C553C" w14:textId="77777777" w:rsidR="004255D4" w:rsidRPr="003E5FE5" w:rsidRDefault="004255D4" w:rsidP="004255D4">
            <w:pPr>
              <w:rPr>
                <w:rFonts w:ascii="Calibri Light" w:hAnsi="Calibri Light" w:cs="Arial"/>
                <w:sz w:val="22"/>
                <w:szCs w:val="22"/>
              </w:rPr>
            </w:pPr>
            <w:r>
              <w:rPr>
                <w:rFonts w:ascii="Calibri Light" w:hAnsi="Calibri Light" w:cs="Arial"/>
                <w:sz w:val="22"/>
                <w:szCs w:val="22"/>
              </w:rPr>
              <w:t>Matteo Edwards</w:t>
            </w:r>
            <w:r w:rsidRPr="003E5FE5">
              <w:rPr>
                <w:rFonts w:ascii="Calibri Light" w:hAnsi="Calibri Light" w:cs="Arial"/>
                <w:sz w:val="22"/>
                <w:szCs w:val="22"/>
              </w:rPr>
              <w:t>,</w:t>
            </w:r>
            <w:r>
              <w:rPr>
                <w:rFonts w:ascii="Calibri Light" w:hAnsi="Calibri Light" w:cs="Arial"/>
                <w:sz w:val="22"/>
                <w:szCs w:val="22"/>
              </w:rPr>
              <w:t xml:space="preserve"> </w:t>
            </w:r>
            <w:proofErr w:type="spellStart"/>
            <w:r>
              <w:rPr>
                <w:rFonts w:ascii="Calibri Light" w:hAnsi="Calibri Light" w:cs="Arial"/>
                <w:sz w:val="22"/>
                <w:szCs w:val="22"/>
              </w:rPr>
              <w:t>Gopal</w:t>
            </w:r>
            <w:proofErr w:type="spellEnd"/>
            <w:r>
              <w:rPr>
                <w:rFonts w:ascii="Calibri Light" w:hAnsi="Calibri Light" w:cs="Arial"/>
                <w:sz w:val="22"/>
                <w:szCs w:val="22"/>
              </w:rPr>
              <w:t xml:space="preserve"> </w:t>
            </w:r>
            <w:proofErr w:type="spellStart"/>
            <w:r>
              <w:rPr>
                <w:rFonts w:ascii="Calibri Light" w:hAnsi="Calibri Light" w:cs="Arial"/>
                <w:sz w:val="22"/>
                <w:szCs w:val="22"/>
              </w:rPr>
              <w:t>Mirani</w:t>
            </w:r>
            <w:proofErr w:type="spellEnd"/>
          </w:p>
        </w:tc>
        <w:tc>
          <w:tcPr>
            <w:tcW w:w="3195" w:type="dxa"/>
            <w:tcBorders>
              <w:top w:val="double" w:sz="4" w:space="0" w:color="auto"/>
            </w:tcBorders>
          </w:tcPr>
          <w:p w14:paraId="493EA4DB" w14:textId="77777777" w:rsidR="004255D4" w:rsidRPr="003E5FE5" w:rsidRDefault="004255D4" w:rsidP="004255D4">
            <w:pPr>
              <w:rPr>
                <w:rFonts w:ascii="Calibri Light" w:hAnsi="Calibri Light" w:cs="Arial"/>
                <w:sz w:val="22"/>
                <w:szCs w:val="22"/>
              </w:rPr>
            </w:pPr>
            <w:r w:rsidRPr="003E5FE5">
              <w:rPr>
                <w:rFonts w:ascii="Calibri Light" w:hAnsi="Calibri Light" w:cs="Arial"/>
                <w:sz w:val="22"/>
                <w:szCs w:val="22"/>
              </w:rPr>
              <w:t>Bijay Tripathy</w:t>
            </w:r>
            <w:r>
              <w:rPr>
                <w:rFonts w:ascii="Calibri Light" w:hAnsi="Calibri Light" w:cs="Arial"/>
                <w:sz w:val="22"/>
                <w:szCs w:val="22"/>
              </w:rPr>
              <w:t>,</w:t>
            </w:r>
            <w:r w:rsidRPr="003E5FE5">
              <w:rPr>
                <w:rFonts w:ascii="Calibri Light" w:hAnsi="Calibri Light" w:cs="Arial"/>
                <w:sz w:val="22"/>
                <w:szCs w:val="22"/>
              </w:rPr>
              <w:t xml:space="preserve"> Bipul Sharan, Neha Garg, Paritosh Barle</w:t>
            </w:r>
          </w:p>
        </w:tc>
      </w:tr>
      <w:tr w:rsidR="000C1B55" w:rsidRPr="003E5FE5" w14:paraId="2CC162AD" w14:textId="77777777" w:rsidTr="00F213EC">
        <w:trPr>
          <w:trHeight w:val="623"/>
        </w:trPr>
        <w:tc>
          <w:tcPr>
            <w:tcW w:w="736" w:type="dxa"/>
            <w:tcBorders>
              <w:top w:val="double" w:sz="4" w:space="0" w:color="auto"/>
            </w:tcBorders>
          </w:tcPr>
          <w:p w14:paraId="5E63A8B8" w14:textId="77777777" w:rsidR="000C1B55" w:rsidRPr="003E5FE5" w:rsidRDefault="000C1B55" w:rsidP="000C1B55">
            <w:pPr>
              <w:rPr>
                <w:rFonts w:ascii="Calibri Light" w:hAnsi="Calibri Light" w:cs="Arial"/>
                <w:sz w:val="22"/>
                <w:szCs w:val="22"/>
              </w:rPr>
            </w:pPr>
            <w:r>
              <w:rPr>
                <w:rFonts w:ascii="Calibri Light" w:hAnsi="Calibri Light" w:cs="Arial"/>
                <w:sz w:val="22"/>
                <w:szCs w:val="22"/>
              </w:rPr>
              <w:t>3</w:t>
            </w:r>
          </w:p>
        </w:tc>
        <w:tc>
          <w:tcPr>
            <w:tcW w:w="1790" w:type="dxa"/>
            <w:tcBorders>
              <w:top w:val="double" w:sz="4" w:space="0" w:color="auto"/>
            </w:tcBorders>
          </w:tcPr>
          <w:p w14:paraId="304C7942" w14:textId="77777777" w:rsidR="000C1B55" w:rsidRPr="003E5FE5" w:rsidRDefault="000C1B55" w:rsidP="000C1B55">
            <w:pPr>
              <w:pStyle w:val="TableBody"/>
              <w:ind w:left="-6" w:firstLine="6"/>
              <w:rPr>
                <w:rFonts w:ascii="Calibri Light" w:hAnsi="Calibri Light" w:cs="Arial"/>
                <w:sz w:val="22"/>
                <w:szCs w:val="22"/>
              </w:rPr>
            </w:pPr>
            <w:r>
              <w:rPr>
                <w:rFonts w:ascii="Calibri Light" w:hAnsi="Calibri Light" w:cs="Arial"/>
                <w:sz w:val="22"/>
                <w:szCs w:val="22"/>
              </w:rPr>
              <w:t>10</w:t>
            </w:r>
            <w:r w:rsidRPr="003E5FE5">
              <w:rPr>
                <w:rFonts w:ascii="Calibri Light" w:hAnsi="Calibri Light" w:cs="Arial"/>
                <w:sz w:val="22"/>
                <w:szCs w:val="22"/>
              </w:rPr>
              <w:t>/</w:t>
            </w:r>
            <w:r>
              <w:rPr>
                <w:rFonts w:ascii="Calibri Light" w:hAnsi="Calibri Light" w:cs="Arial"/>
                <w:sz w:val="22"/>
                <w:szCs w:val="22"/>
              </w:rPr>
              <w:t>25</w:t>
            </w:r>
            <w:r w:rsidRPr="003E5FE5">
              <w:rPr>
                <w:rFonts w:ascii="Calibri Light" w:hAnsi="Calibri Light" w:cs="Arial"/>
                <w:sz w:val="22"/>
                <w:szCs w:val="22"/>
              </w:rPr>
              <w:t>/2016</w:t>
            </w:r>
          </w:p>
          <w:p w14:paraId="00D49E5D" w14:textId="77777777" w:rsidR="000C1B55" w:rsidRPr="003E5FE5" w:rsidRDefault="000C1B55" w:rsidP="000C1B55">
            <w:pPr>
              <w:pStyle w:val="TableBody"/>
              <w:ind w:left="-6" w:firstLine="6"/>
              <w:rPr>
                <w:rFonts w:ascii="Calibri Light" w:hAnsi="Calibri Light" w:cs="Arial"/>
                <w:sz w:val="22"/>
                <w:szCs w:val="22"/>
              </w:rPr>
            </w:pPr>
            <w:r>
              <w:rPr>
                <w:rFonts w:ascii="Calibri Light" w:hAnsi="Calibri Light" w:cs="Arial"/>
                <w:sz w:val="22"/>
                <w:szCs w:val="22"/>
              </w:rPr>
              <w:t>10</w:t>
            </w:r>
            <w:r w:rsidRPr="003E5FE5">
              <w:rPr>
                <w:rFonts w:ascii="Calibri Light" w:hAnsi="Calibri Light" w:cs="Arial"/>
                <w:sz w:val="22"/>
                <w:szCs w:val="22"/>
              </w:rPr>
              <w:t>:</w:t>
            </w:r>
            <w:r>
              <w:rPr>
                <w:rFonts w:ascii="Calibri Light" w:hAnsi="Calibri Light" w:cs="Arial"/>
                <w:sz w:val="22"/>
                <w:szCs w:val="22"/>
              </w:rPr>
              <w:t>00</w:t>
            </w:r>
            <w:r w:rsidRPr="003E5FE5">
              <w:rPr>
                <w:rFonts w:ascii="Calibri Light" w:hAnsi="Calibri Light" w:cs="Arial"/>
                <w:sz w:val="22"/>
                <w:szCs w:val="22"/>
              </w:rPr>
              <w:t xml:space="preserve"> am</w:t>
            </w:r>
          </w:p>
        </w:tc>
        <w:tc>
          <w:tcPr>
            <w:tcW w:w="1604" w:type="dxa"/>
            <w:tcBorders>
              <w:top w:val="double" w:sz="4" w:space="0" w:color="auto"/>
            </w:tcBorders>
          </w:tcPr>
          <w:p w14:paraId="77CC10E7" w14:textId="77777777" w:rsidR="000C1B55" w:rsidRPr="003E5FE5" w:rsidRDefault="000C1B55" w:rsidP="000C1B55">
            <w:pPr>
              <w:pStyle w:val="TableBody"/>
              <w:ind w:left="-6" w:firstLine="6"/>
              <w:rPr>
                <w:rFonts w:ascii="Calibri Light" w:hAnsi="Calibri Light" w:cs="Arial"/>
                <w:sz w:val="22"/>
                <w:szCs w:val="22"/>
              </w:rPr>
            </w:pPr>
            <w:r>
              <w:rPr>
                <w:rFonts w:ascii="Calibri Light" w:hAnsi="Calibri Light" w:cs="Arial"/>
                <w:sz w:val="22"/>
                <w:szCs w:val="22"/>
              </w:rPr>
              <w:t>1</w:t>
            </w:r>
            <w:r w:rsidRPr="003E5FE5">
              <w:rPr>
                <w:rFonts w:ascii="Calibri Light" w:hAnsi="Calibri Light" w:cs="Arial"/>
                <w:sz w:val="22"/>
                <w:szCs w:val="22"/>
              </w:rPr>
              <w:t xml:space="preserve"> </w:t>
            </w:r>
            <w:proofErr w:type="spellStart"/>
            <w:r w:rsidRPr="003E5FE5">
              <w:rPr>
                <w:rFonts w:ascii="Calibri Light" w:hAnsi="Calibri Light" w:cs="Arial"/>
                <w:sz w:val="22"/>
                <w:szCs w:val="22"/>
              </w:rPr>
              <w:t>Hr</w:t>
            </w:r>
            <w:proofErr w:type="spellEnd"/>
          </w:p>
        </w:tc>
        <w:tc>
          <w:tcPr>
            <w:tcW w:w="2808" w:type="dxa"/>
            <w:tcBorders>
              <w:top w:val="double" w:sz="4" w:space="0" w:color="auto"/>
            </w:tcBorders>
          </w:tcPr>
          <w:p w14:paraId="6AB153D2" w14:textId="77777777" w:rsidR="000C1B55" w:rsidRPr="003E5FE5" w:rsidRDefault="000C1B55" w:rsidP="000C1B55">
            <w:pPr>
              <w:rPr>
                <w:rFonts w:ascii="Calibri Light" w:hAnsi="Calibri Light" w:cs="Arial"/>
                <w:sz w:val="22"/>
                <w:szCs w:val="22"/>
              </w:rPr>
            </w:pPr>
            <w:r>
              <w:rPr>
                <w:rFonts w:ascii="Calibri Light" w:hAnsi="Calibri Light" w:cs="Arial"/>
                <w:sz w:val="22"/>
                <w:szCs w:val="22"/>
              </w:rPr>
              <w:t>Matteo Edwards</w:t>
            </w:r>
            <w:r w:rsidRPr="003E5FE5">
              <w:rPr>
                <w:rFonts w:ascii="Calibri Light" w:hAnsi="Calibri Light" w:cs="Arial"/>
                <w:sz w:val="22"/>
                <w:szCs w:val="22"/>
              </w:rPr>
              <w:t>,</w:t>
            </w:r>
            <w:r>
              <w:rPr>
                <w:rFonts w:ascii="Calibri Light" w:hAnsi="Calibri Light" w:cs="Arial"/>
                <w:sz w:val="22"/>
                <w:szCs w:val="22"/>
              </w:rPr>
              <w:t xml:space="preserve"> </w:t>
            </w:r>
            <w:proofErr w:type="spellStart"/>
            <w:r>
              <w:rPr>
                <w:rFonts w:ascii="Calibri Light" w:hAnsi="Calibri Light" w:cs="Arial"/>
                <w:sz w:val="22"/>
                <w:szCs w:val="22"/>
              </w:rPr>
              <w:t>Gopal</w:t>
            </w:r>
            <w:proofErr w:type="spellEnd"/>
            <w:r>
              <w:rPr>
                <w:rFonts w:ascii="Calibri Light" w:hAnsi="Calibri Light" w:cs="Arial"/>
                <w:sz w:val="22"/>
                <w:szCs w:val="22"/>
              </w:rPr>
              <w:t xml:space="preserve"> </w:t>
            </w:r>
            <w:proofErr w:type="spellStart"/>
            <w:r>
              <w:rPr>
                <w:rFonts w:ascii="Calibri Light" w:hAnsi="Calibri Light" w:cs="Arial"/>
                <w:sz w:val="22"/>
                <w:szCs w:val="22"/>
              </w:rPr>
              <w:t>Mirani</w:t>
            </w:r>
            <w:proofErr w:type="spellEnd"/>
          </w:p>
        </w:tc>
        <w:tc>
          <w:tcPr>
            <w:tcW w:w="3195" w:type="dxa"/>
            <w:tcBorders>
              <w:top w:val="double" w:sz="4" w:space="0" w:color="auto"/>
            </w:tcBorders>
          </w:tcPr>
          <w:p w14:paraId="2FE985DE" w14:textId="77777777" w:rsidR="000C1B55" w:rsidRPr="003E5FE5" w:rsidRDefault="000C1B55" w:rsidP="000C1B55">
            <w:pPr>
              <w:rPr>
                <w:rFonts w:ascii="Calibri Light" w:hAnsi="Calibri Light" w:cs="Arial"/>
                <w:sz w:val="22"/>
                <w:szCs w:val="22"/>
              </w:rPr>
            </w:pPr>
            <w:r w:rsidRPr="003E5FE5">
              <w:rPr>
                <w:rFonts w:ascii="Calibri Light" w:hAnsi="Calibri Light" w:cs="Arial"/>
                <w:sz w:val="22"/>
                <w:szCs w:val="22"/>
              </w:rPr>
              <w:t>Bijay Tripathy</w:t>
            </w:r>
            <w:r>
              <w:rPr>
                <w:rFonts w:ascii="Calibri Light" w:hAnsi="Calibri Light" w:cs="Arial"/>
                <w:sz w:val="22"/>
                <w:szCs w:val="22"/>
              </w:rPr>
              <w:t>,</w:t>
            </w:r>
            <w:r w:rsidRPr="003E5FE5">
              <w:rPr>
                <w:rFonts w:ascii="Calibri Light" w:hAnsi="Calibri Light" w:cs="Arial"/>
                <w:sz w:val="22"/>
                <w:szCs w:val="22"/>
              </w:rPr>
              <w:t xml:space="preserve"> Bipul Sharan, Neha Garg, Paritosh Barle</w:t>
            </w:r>
          </w:p>
        </w:tc>
      </w:tr>
      <w:tr w:rsidR="000C1B55" w:rsidRPr="003E5FE5" w14:paraId="574043AE" w14:textId="77777777" w:rsidTr="00F213EC">
        <w:trPr>
          <w:trHeight w:val="337"/>
        </w:trPr>
        <w:tc>
          <w:tcPr>
            <w:tcW w:w="736" w:type="dxa"/>
          </w:tcPr>
          <w:p w14:paraId="11F35633" w14:textId="77777777" w:rsidR="000C1B55" w:rsidRPr="003E5FE5" w:rsidRDefault="000C1B55" w:rsidP="000C1B55">
            <w:pPr>
              <w:rPr>
                <w:rFonts w:ascii="Calibri Light" w:hAnsi="Calibri Light" w:cs="Arial"/>
                <w:sz w:val="22"/>
                <w:szCs w:val="22"/>
              </w:rPr>
            </w:pPr>
            <w:r>
              <w:rPr>
                <w:rFonts w:ascii="Calibri Light" w:hAnsi="Calibri Light" w:cs="Arial"/>
                <w:sz w:val="22"/>
                <w:szCs w:val="22"/>
              </w:rPr>
              <w:t>4</w:t>
            </w:r>
          </w:p>
        </w:tc>
        <w:tc>
          <w:tcPr>
            <w:tcW w:w="1790" w:type="dxa"/>
          </w:tcPr>
          <w:p w14:paraId="3F3EA3B7" w14:textId="77777777" w:rsidR="000C1B55" w:rsidRPr="003E5FE5" w:rsidRDefault="000C1B55" w:rsidP="000C1B55">
            <w:pPr>
              <w:pStyle w:val="TableBody"/>
              <w:ind w:left="-6" w:firstLine="6"/>
              <w:rPr>
                <w:rFonts w:ascii="Calibri Light" w:hAnsi="Calibri Light" w:cs="Arial"/>
                <w:sz w:val="22"/>
                <w:szCs w:val="22"/>
              </w:rPr>
            </w:pPr>
            <w:r>
              <w:rPr>
                <w:rFonts w:ascii="Calibri Light" w:hAnsi="Calibri Light" w:cs="Arial"/>
                <w:sz w:val="22"/>
                <w:szCs w:val="22"/>
              </w:rPr>
              <w:t>10/26</w:t>
            </w:r>
            <w:r w:rsidRPr="003E5FE5">
              <w:rPr>
                <w:rFonts w:ascii="Calibri Light" w:hAnsi="Calibri Light" w:cs="Arial"/>
                <w:sz w:val="22"/>
                <w:szCs w:val="22"/>
              </w:rPr>
              <w:t>/2016</w:t>
            </w:r>
          </w:p>
          <w:p w14:paraId="611B7E5E" w14:textId="77777777" w:rsidR="000C1B55" w:rsidRPr="003E5FE5" w:rsidRDefault="000C1B55" w:rsidP="000C1B55">
            <w:pPr>
              <w:pStyle w:val="TableBody"/>
              <w:ind w:left="-6" w:firstLine="6"/>
              <w:rPr>
                <w:rFonts w:ascii="Calibri Light" w:hAnsi="Calibri Light" w:cs="Arial"/>
                <w:sz w:val="22"/>
                <w:szCs w:val="22"/>
              </w:rPr>
            </w:pPr>
            <w:r>
              <w:rPr>
                <w:rFonts w:ascii="Calibri Light" w:hAnsi="Calibri Light" w:cs="Arial"/>
                <w:sz w:val="22"/>
                <w:szCs w:val="22"/>
              </w:rPr>
              <w:t>10</w:t>
            </w:r>
            <w:r w:rsidRPr="003E5FE5">
              <w:rPr>
                <w:rFonts w:ascii="Calibri Light" w:hAnsi="Calibri Light" w:cs="Arial"/>
                <w:sz w:val="22"/>
                <w:szCs w:val="22"/>
              </w:rPr>
              <w:t>:</w:t>
            </w:r>
            <w:r>
              <w:rPr>
                <w:rFonts w:ascii="Calibri Light" w:hAnsi="Calibri Light" w:cs="Arial"/>
                <w:sz w:val="22"/>
                <w:szCs w:val="22"/>
              </w:rPr>
              <w:t>00</w:t>
            </w:r>
            <w:r w:rsidRPr="003E5FE5">
              <w:rPr>
                <w:rFonts w:ascii="Calibri Light" w:hAnsi="Calibri Light" w:cs="Arial"/>
                <w:sz w:val="22"/>
                <w:szCs w:val="22"/>
              </w:rPr>
              <w:t xml:space="preserve"> am</w:t>
            </w:r>
          </w:p>
        </w:tc>
        <w:tc>
          <w:tcPr>
            <w:tcW w:w="1604" w:type="dxa"/>
          </w:tcPr>
          <w:p w14:paraId="76CBC2A6" w14:textId="77777777" w:rsidR="000C1B55" w:rsidRPr="003E5FE5" w:rsidRDefault="000C1B55" w:rsidP="000C1B55">
            <w:pPr>
              <w:pStyle w:val="TableBody"/>
              <w:ind w:left="-6" w:firstLine="6"/>
              <w:rPr>
                <w:rFonts w:ascii="Calibri Light" w:hAnsi="Calibri Light" w:cs="Arial"/>
                <w:sz w:val="22"/>
                <w:szCs w:val="22"/>
              </w:rPr>
            </w:pPr>
            <w:r>
              <w:rPr>
                <w:rFonts w:ascii="Calibri Light" w:hAnsi="Calibri Light" w:cs="Arial"/>
                <w:sz w:val="22"/>
                <w:szCs w:val="22"/>
              </w:rPr>
              <w:t xml:space="preserve">30 </w:t>
            </w:r>
            <w:proofErr w:type="spellStart"/>
            <w:r>
              <w:rPr>
                <w:rFonts w:ascii="Calibri Light" w:hAnsi="Calibri Light" w:cs="Arial"/>
                <w:sz w:val="22"/>
                <w:szCs w:val="22"/>
              </w:rPr>
              <w:t>mins</w:t>
            </w:r>
            <w:proofErr w:type="spellEnd"/>
          </w:p>
        </w:tc>
        <w:tc>
          <w:tcPr>
            <w:tcW w:w="2808" w:type="dxa"/>
          </w:tcPr>
          <w:p w14:paraId="01F746BB" w14:textId="77777777" w:rsidR="000C1B55" w:rsidRPr="003E5FE5" w:rsidRDefault="009426CD" w:rsidP="000C1B55">
            <w:pPr>
              <w:rPr>
                <w:rFonts w:ascii="Calibri Light" w:hAnsi="Calibri Light" w:cs="Arial"/>
                <w:sz w:val="22"/>
                <w:szCs w:val="22"/>
              </w:rPr>
            </w:pPr>
            <w:r>
              <w:rPr>
                <w:rFonts w:ascii="Calibri Light" w:hAnsi="Calibri Light" w:cs="Arial"/>
                <w:sz w:val="22"/>
                <w:szCs w:val="22"/>
              </w:rPr>
              <w:t>Matteo Edwards</w:t>
            </w:r>
            <w:r w:rsidRPr="003E5FE5">
              <w:rPr>
                <w:rFonts w:ascii="Calibri Light" w:hAnsi="Calibri Light" w:cs="Arial"/>
                <w:sz w:val="22"/>
                <w:szCs w:val="22"/>
              </w:rPr>
              <w:t>,</w:t>
            </w:r>
            <w:r>
              <w:rPr>
                <w:rFonts w:ascii="Calibri Light" w:hAnsi="Calibri Light" w:cs="Arial"/>
                <w:sz w:val="22"/>
                <w:szCs w:val="22"/>
              </w:rPr>
              <w:t xml:space="preserve"> </w:t>
            </w:r>
            <w:proofErr w:type="spellStart"/>
            <w:r>
              <w:rPr>
                <w:rFonts w:ascii="Calibri Light" w:hAnsi="Calibri Light" w:cs="Arial"/>
                <w:sz w:val="22"/>
                <w:szCs w:val="22"/>
              </w:rPr>
              <w:t>Gopal</w:t>
            </w:r>
            <w:proofErr w:type="spellEnd"/>
            <w:r>
              <w:rPr>
                <w:rFonts w:ascii="Calibri Light" w:hAnsi="Calibri Light" w:cs="Arial"/>
                <w:sz w:val="22"/>
                <w:szCs w:val="22"/>
              </w:rPr>
              <w:t xml:space="preserve"> </w:t>
            </w:r>
            <w:proofErr w:type="spellStart"/>
            <w:r>
              <w:rPr>
                <w:rFonts w:ascii="Calibri Light" w:hAnsi="Calibri Light" w:cs="Arial"/>
                <w:sz w:val="22"/>
                <w:szCs w:val="22"/>
              </w:rPr>
              <w:t>Mirani</w:t>
            </w:r>
            <w:proofErr w:type="spellEnd"/>
          </w:p>
        </w:tc>
        <w:tc>
          <w:tcPr>
            <w:tcW w:w="3195" w:type="dxa"/>
          </w:tcPr>
          <w:p w14:paraId="0661211F" w14:textId="77777777" w:rsidR="000C1B55" w:rsidRPr="003E5FE5" w:rsidRDefault="000C1B55" w:rsidP="000C1B55">
            <w:pPr>
              <w:rPr>
                <w:rFonts w:ascii="Calibri Light" w:hAnsi="Calibri Light" w:cs="Arial"/>
                <w:sz w:val="22"/>
                <w:szCs w:val="22"/>
              </w:rPr>
            </w:pPr>
            <w:r w:rsidRPr="003E5FE5">
              <w:rPr>
                <w:rFonts w:ascii="Calibri Light" w:hAnsi="Calibri Light" w:cs="Arial"/>
                <w:sz w:val="22"/>
                <w:szCs w:val="22"/>
              </w:rPr>
              <w:t>Bijay Tripathy</w:t>
            </w:r>
            <w:r>
              <w:rPr>
                <w:rFonts w:ascii="Calibri Light" w:hAnsi="Calibri Light" w:cs="Arial"/>
                <w:sz w:val="22"/>
                <w:szCs w:val="22"/>
              </w:rPr>
              <w:t>,</w:t>
            </w:r>
            <w:r w:rsidRPr="003E5FE5">
              <w:rPr>
                <w:rFonts w:ascii="Calibri Light" w:hAnsi="Calibri Light" w:cs="Arial"/>
                <w:sz w:val="22"/>
                <w:szCs w:val="22"/>
              </w:rPr>
              <w:t xml:space="preserve"> Bipul Sharan, Neha Garg, Paritosh Barle</w:t>
            </w:r>
          </w:p>
        </w:tc>
      </w:tr>
      <w:tr w:rsidR="000C1B55" w:rsidRPr="003E5FE5" w14:paraId="25C43CC1" w14:textId="77777777" w:rsidTr="00F213EC">
        <w:trPr>
          <w:trHeight w:val="337"/>
        </w:trPr>
        <w:tc>
          <w:tcPr>
            <w:tcW w:w="736" w:type="dxa"/>
          </w:tcPr>
          <w:p w14:paraId="57715B7E" w14:textId="77777777" w:rsidR="000C1B55" w:rsidRDefault="000C1B55" w:rsidP="000C1B55">
            <w:pPr>
              <w:rPr>
                <w:rFonts w:ascii="Calibri Light" w:hAnsi="Calibri Light" w:cs="Arial"/>
                <w:sz w:val="22"/>
                <w:szCs w:val="22"/>
              </w:rPr>
            </w:pPr>
            <w:r>
              <w:rPr>
                <w:rFonts w:ascii="Calibri Light" w:hAnsi="Calibri Light" w:cs="Arial"/>
                <w:sz w:val="22"/>
                <w:szCs w:val="22"/>
              </w:rPr>
              <w:t>5</w:t>
            </w:r>
          </w:p>
        </w:tc>
        <w:tc>
          <w:tcPr>
            <w:tcW w:w="1790" w:type="dxa"/>
          </w:tcPr>
          <w:p w14:paraId="32CFD3E8" w14:textId="77777777" w:rsidR="000C1B55" w:rsidRPr="003E5FE5" w:rsidRDefault="009426CD" w:rsidP="000C1B55">
            <w:pPr>
              <w:pStyle w:val="TableBody"/>
              <w:ind w:left="-6" w:firstLine="6"/>
              <w:rPr>
                <w:rFonts w:ascii="Calibri Light" w:hAnsi="Calibri Light" w:cs="Arial"/>
                <w:sz w:val="22"/>
                <w:szCs w:val="22"/>
              </w:rPr>
            </w:pPr>
            <w:r>
              <w:rPr>
                <w:rFonts w:ascii="Calibri Light" w:hAnsi="Calibri Light" w:cs="Arial"/>
                <w:sz w:val="22"/>
                <w:szCs w:val="22"/>
              </w:rPr>
              <w:t>11/03</w:t>
            </w:r>
            <w:r w:rsidR="000C1B55" w:rsidRPr="003E5FE5">
              <w:rPr>
                <w:rFonts w:ascii="Calibri Light" w:hAnsi="Calibri Light" w:cs="Arial"/>
                <w:sz w:val="22"/>
                <w:szCs w:val="22"/>
              </w:rPr>
              <w:t>/2016</w:t>
            </w:r>
          </w:p>
          <w:p w14:paraId="6A012AAB" w14:textId="77777777" w:rsidR="000C1B55" w:rsidRDefault="000C1B55" w:rsidP="000C1B55">
            <w:pPr>
              <w:pStyle w:val="TableBody"/>
              <w:ind w:left="-6" w:firstLine="6"/>
              <w:rPr>
                <w:rFonts w:ascii="Calibri Light" w:hAnsi="Calibri Light" w:cs="Arial"/>
                <w:sz w:val="22"/>
                <w:szCs w:val="22"/>
              </w:rPr>
            </w:pPr>
            <w:r>
              <w:rPr>
                <w:rFonts w:ascii="Calibri Light" w:hAnsi="Calibri Light" w:cs="Arial"/>
                <w:sz w:val="22"/>
                <w:szCs w:val="22"/>
              </w:rPr>
              <w:t>10</w:t>
            </w:r>
            <w:r w:rsidRPr="003E5FE5">
              <w:rPr>
                <w:rFonts w:ascii="Calibri Light" w:hAnsi="Calibri Light" w:cs="Arial"/>
                <w:sz w:val="22"/>
                <w:szCs w:val="22"/>
              </w:rPr>
              <w:t>:</w:t>
            </w:r>
            <w:r>
              <w:rPr>
                <w:rFonts w:ascii="Calibri Light" w:hAnsi="Calibri Light" w:cs="Arial"/>
                <w:sz w:val="22"/>
                <w:szCs w:val="22"/>
              </w:rPr>
              <w:t>00</w:t>
            </w:r>
            <w:r w:rsidRPr="003E5FE5">
              <w:rPr>
                <w:rFonts w:ascii="Calibri Light" w:hAnsi="Calibri Light" w:cs="Arial"/>
                <w:sz w:val="22"/>
                <w:szCs w:val="22"/>
              </w:rPr>
              <w:t xml:space="preserve"> am</w:t>
            </w:r>
          </w:p>
        </w:tc>
        <w:tc>
          <w:tcPr>
            <w:tcW w:w="1604" w:type="dxa"/>
          </w:tcPr>
          <w:p w14:paraId="49CED596" w14:textId="77777777" w:rsidR="000C1B55" w:rsidRDefault="000C1B55" w:rsidP="000C1B55">
            <w:pPr>
              <w:pStyle w:val="TableBody"/>
              <w:ind w:left="-6" w:firstLine="6"/>
              <w:rPr>
                <w:rFonts w:ascii="Calibri Light" w:hAnsi="Calibri Light" w:cs="Arial"/>
                <w:sz w:val="22"/>
                <w:szCs w:val="22"/>
              </w:rPr>
            </w:pPr>
            <w:r>
              <w:rPr>
                <w:rFonts w:ascii="Calibri Light" w:hAnsi="Calibri Light" w:cs="Arial"/>
                <w:sz w:val="22"/>
                <w:szCs w:val="22"/>
              </w:rPr>
              <w:t xml:space="preserve">1 </w:t>
            </w:r>
            <w:proofErr w:type="spellStart"/>
            <w:r>
              <w:rPr>
                <w:rFonts w:ascii="Calibri Light" w:hAnsi="Calibri Light" w:cs="Arial"/>
                <w:sz w:val="22"/>
                <w:szCs w:val="22"/>
              </w:rPr>
              <w:t>hr</w:t>
            </w:r>
            <w:proofErr w:type="spellEnd"/>
          </w:p>
        </w:tc>
        <w:tc>
          <w:tcPr>
            <w:tcW w:w="2808" w:type="dxa"/>
          </w:tcPr>
          <w:p w14:paraId="1EE4B1D0" w14:textId="77777777" w:rsidR="000C1B55" w:rsidRDefault="000C1B55" w:rsidP="000C1B55">
            <w:pPr>
              <w:rPr>
                <w:rFonts w:ascii="Calibri Light" w:hAnsi="Calibri Light" w:cs="Arial"/>
                <w:sz w:val="22"/>
                <w:szCs w:val="22"/>
              </w:rPr>
            </w:pPr>
            <w:r>
              <w:rPr>
                <w:rFonts w:ascii="Calibri Light" w:hAnsi="Calibri Light" w:cs="Arial"/>
                <w:sz w:val="22"/>
                <w:szCs w:val="22"/>
              </w:rPr>
              <w:t>Matteo Edwards</w:t>
            </w:r>
            <w:r w:rsidRPr="003E5FE5">
              <w:rPr>
                <w:rFonts w:ascii="Calibri Light" w:hAnsi="Calibri Light" w:cs="Arial"/>
                <w:sz w:val="22"/>
                <w:szCs w:val="22"/>
              </w:rPr>
              <w:t>,</w:t>
            </w:r>
            <w:r>
              <w:rPr>
                <w:rFonts w:ascii="Calibri Light" w:hAnsi="Calibri Light" w:cs="Arial"/>
                <w:sz w:val="22"/>
                <w:szCs w:val="22"/>
              </w:rPr>
              <w:t xml:space="preserve"> </w:t>
            </w:r>
            <w:proofErr w:type="spellStart"/>
            <w:r>
              <w:rPr>
                <w:rFonts w:ascii="Calibri Light" w:hAnsi="Calibri Light" w:cs="Arial"/>
                <w:sz w:val="22"/>
                <w:szCs w:val="22"/>
              </w:rPr>
              <w:t>Gopal</w:t>
            </w:r>
            <w:proofErr w:type="spellEnd"/>
            <w:r>
              <w:rPr>
                <w:rFonts w:ascii="Calibri Light" w:hAnsi="Calibri Light" w:cs="Arial"/>
                <w:sz w:val="22"/>
                <w:szCs w:val="22"/>
              </w:rPr>
              <w:t xml:space="preserve"> </w:t>
            </w:r>
            <w:proofErr w:type="spellStart"/>
            <w:r>
              <w:rPr>
                <w:rFonts w:ascii="Calibri Light" w:hAnsi="Calibri Light" w:cs="Arial"/>
                <w:sz w:val="22"/>
                <w:szCs w:val="22"/>
              </w:rPr>
              <w:t>Mirani</w:t>
            </w:r>
            <w:proofErr w:type="spellEnd"/>
          </w:p>
        </w:tc>
        <w:tc>
          <w:tcPr>
            <w:tcW w:w="3195" w:type="dxa"/>
          </w:tcPr>
          <w:p w14:paraId="468635A1" w14:textId="77777777" w:rsidR="000C1B55" w:rsidRPr="003E5FE5" w:rsidRDefault="000C1B55" w:rsidP="000C1B55">
            <w:pPr>
              <w:rPr>
                <w:rFonts w:ascii="Calibri Light" w:hAnsi="Calibri Light" w:cs="Arial"/>
                <w:sz w:val="22"/>
                <w:szCs w:val="22"/>
              </w:rPr>
            </w:pPr>
            <w:r w:rsidRPr="003E5FE5">
              <w:rPr>
                <w:rFonts w:ascii="Calibri Light" w:hAnsi="Calibri Light" w:cs="Arial"/>
                <w:sz w:val="22"/>
                <w:szCs w:val="22"/>
              </w:rPr>
              <w:t>Bijay Tripathy</w:t>
            </w:r>
            <w:r>
              <w:rPr>
                <w:rFonts w:ascii="Calibri Light" w:hAnsi="Calibri Light" w:cs="Arial"/>
                <w:sz w:val="22"/>
                <w:szCs w:val="22"/>
              </w:rPr>
              <w:t>,</w:t>
            </w:r>
            <w:r w:rsidRPr="003E5FE5">
              <w:rPr>
                <w:rFonts w:ascii="Calibri Light" w:hAnsi="Calibri Light" w:cs="Arial"/>
                <w:sz w:val="22"/>
                <w:szCs w:val="22"/>
              </w:rPr>
              <w:t xml:space="preserve"> Bipul Sharan, Neha Garg, Paritosh Barle</w:t>
            </w:r>
          </w:p>
        </w:tc>
      </w:tr>
    </w:tbl>
    <w:p w14:paraId="745B74BA" w14:textId="77777777" w:rsidR="004522C5" w:rsidRPr="003E5FE5" w:rsidRDefault="004522C5" w:rsidP="004522C5">
      <w:pPr>
        <w:rPr>
          <w:rFonts w:ascii="Calibri Light" w:hAnsi="Calibri Light" w:cs="Arial"/>
          <w:b/>
          <w:sz w:val="22"/>
          <w:szCs w:val="22"/>
        </w:rPr>
      </w:pPr>
    </w:p>
    <w:p w14:paraId="739A01BF" w14:textId="77777777" w:rsidR="00D84C60" w:rsidRDefault="00D84C60" w:rsidP="00D84C60">
      <w:pPr>
        <w:spacing w:before="120"/>
        <w:rPr>
          <w:rFonts w:ascii="Calibri Light" w:hAnsi="Calibri Light" w:cs="Arial"/>
          <w:b/>
          <w:u w:val="single"/>
        </w:rPr>
      </w:pPr>
      <w:r w:rsidRPr="00D84C60">
        <w:rPr>
          <w:rFonts w:ascii="Calibri Light" w:hAnsi="Calibri Light" w:cs="Arial"/>
          <w:b/>
          <w:u w:val="single"/>
        </w:rPr>
        <w:t>Record of Release:</w:t>
      </w:r>
    </w:p>
    <w:p w14:paraId="7641F817" w14:textId="77777777" w:rsidR="00DA4BD5" w:rsidRPr="00D84C60" w:rsidRDefault="00DA4BD5" w:rsidP="00D84C60">
      <w:pPr>
        <w:spacing w:before="120"/>
        <w:rPr>
          <w:rFonts w:ascii="Calibri Light" w:hAnsi="Calibri Light" w:cs="Arial"/>
          <w:b/>
          <w:u w:val="single"/>
        </w:rPr>
      </w:pPr>
    </w:p>
    <w:tbl>
      <w:tblPr>
        <w:tblW w:w="10260" w:type="dxa"/>
        <w:tblInd w:w="-190" w:type="dxa"/>
        <w:tblCellMar>
          <w:left w:w="0" w:type="dxa"/>
          <w:right w:w="0" w:type="dxa"/>
        </w:tblCellMar>
        <w:tblLook w:val="04A0" w:firstRow="1" w:lastRow="0" w:firstColumn="1" w:lastColumn="0" w:noHBand="0" w:noVBand="1"/>
      </w:tblPr>
      <w:tblGrid>
        <w:gridCol w:w="1217"/>
        <w:gridCol w:w="1430"/>
        <w:gridCol w:w="1521"/>
        <w:gridCol w:w="1604"/>
        <w:gridCol w:w="1769"/>
        <w:gridCol w:w="2719"/>
      </w:tblGrid>
      <w:tr w:rsidR="00D84C60" w14:paraId="17339AE0" w14:textId="77777777" w:rsidTr="00881DF6">
        <w:trPr>
          <w:trHeight w:val="399"/>
        </w:trPr>
        <w:tc>
          <w:tcPr>
            <w:tcW w:w="1217" w:type="dxa"/>
            <w:tcBorders>
              <w:top w:val="single" w:sz="8" w:space="0" w:color="C0C0C0"/>
              <w:left w:val="single" w:sz="8" w:space="0" w:color="C0C0C0"/>
              <w:bottom w:val="single" w:sz="8" w:space="0" w:color="C0C0C0"/>
              <w:right w:val="single" w:sz="8" w:space="0" w:color="C0C0C0"/>
            </w:tcBorders>
            <w:shd w:val="clear" w:color="auto" w:fill="002060"/>
            <w:tcMar>
              <w:top w:w="0" w:type="dxa"/>
              <w:left w:w="108" w:type="dxa"/>
              <w:bottom w:w="0" w:type="dxa"/>
              <w:right w:w="108" w:type="dxa"/>
            </w:tcMar>
            <w:hideMark/>
          </w:tcPr>
          <w:p w14:paraId="5BD7865C" w14:textId="77777777" w:rsidR="00D84C60" w:rsidRPr="006A4C74" w:rsidRDefault="00D84C60" w:rsidP="00881DF6">
            <w:pPr>
              <w:pStyle w:val="TableHeading"/>
              <w:rPr>
                <w:rFonts w:ascii="Calibri Light" w:hAnsi="Calibri Light"/>
                <w:color w:val="FFFFFF" w:themeColor="background1"/>
                <w:sz w:val="22"/>
                <w:szCs w:val="22"/>
              </w:rPr>
            </w:pPr>
            <w:r w:rsidRPr="006A4C74">
              <w:rPr>
                <w:rFonts w:ascii="Calibri Light" w:hAnsi="Calibri Light"/>
                <w:color w:val="FFFFFF" w:themeColor="background1"/>
                <w:sz w:val="22"/>
                <w:szCs w:val="22"/>
              </w:rPr>
              <w:t>Version No.</w:t>
            </w:r>
          </w:p>
        </w:tc>
        <w:tc>
          <w:tcPr>
            <w:tcW w:w="1430" w:type="dxa"/>
            <w:tcBorders>
              <w:top w:val="single" w:sz="8" w:space="0" w:color="C0C0C0"/>
              <w:left w:val="nil"/>
              <w:bottom w:val="single" w:sz="8" w:space="0" w:color="C0C0C0"/>
              <w:right w:val="single" w:sz="8" w:space="0" w:color="C0C0C0"/>
            </w:tcBorders>
            <w:shd w:val="clear" w:color="auto" w:fill="002060"/>
            <w:tcMar>
              <w:top w:w="0" w:type="dxa"/>
              <w:left w:w="108" w:type="dxa"/>
              <w:bottom w:w="0" w:type="dxa"/>
              <w:right w:w="108" w:type="dxa"/>
            </w:tcMar>
            <w:hideMark/>
          </w:tcPr>
          <w:p w14:paraId="764A68EF" w14:textId="77777777" w:rsidR="00D84C60" w:rsidRPr="006A4C74" w:rsidRDefault="00D84C60" w:rsidP="00881DF6">
            <w:pPr>
              <w:pStyle w:val="TableHeading"/>
              <w:rPr>
                <w:rFonts w:ascii="Calibri Light" w:hAnsi="Calibri Light"/>
                <w:color w:val="FFFFFF" w:themeColor="background1"/>
                <w:sz w:val="22"/>
                <w:szCs w:val="22"/>
              </w:rPr>
            </w:pPr>
            <w:r w:rsidRPr="006A4C74">
              <w:rPr>
                <w:rFonts w:ascii="Calibri Light" w:hAnsi="Calibri Light"/>
                <w:color w:val="FFFFFF" w:themeColor="background1"/>
                <w:sz w:val="22"/>
                <w:szCs w:val="22"/>
              </w:rPr>
              <w:t xml:space="preserve">Modified By </w:t>
            </w:r>
          </w:p>
        </w:tc>
        <w:tc>
          <w:tcPr>
            <w:tcW w:w="1521" w:type="dxa"/>
            <w:tcBorders>
              <w:top w:val="single" w:sz="8" w:space="0" w:color="C0C0C0"/>
              <w:left w:val="nil"/>
              <w:bottom w:val="single" w:sz="8" w:space="0" w:color="C0C0C0"/>
              <w:right w:val="single" w:sz="8" w:space="0" w:color="C0C0C0"/>
            </w:tcBorders>
            <w:shd w:val="clear" w:color="auto" w:fill="002060"/>
            <w:tcMar>
              <w:top w:w="0" w:type="dxa"/>
              <w:left w:w="108" w:type="dxa"/>
              <w:bottom w:w="0" w:type="dxa"/>
              <w:right w:w="108" w:type="dxa"/>
            </w:tcMar>
            <w:hideMark/>
          </w:tcPr>
          <w:p w14:paraId="1FA8A026" w14:textId="77777777" w:rsidR="00D84C60" w:rsidRPr="006A4C74" w:rsidRDefault="00D84C60" w:rsidP="00881DF6">
            <w:pPr>
              <w:pStyle w:val="TableHeading"/>
              <w:rPr>
                <w:rFonts w:ascii="Calibri Light" w:hAnsi="Calibri Light"/>
                <w:color w:val="FFFFFF" w:themeColor="background1"/>
                <w:sz w:val="22"/>
                <w:szCs w:val="22"/>
              </w:rPr>
            </w:pPr>
            <w:r w:rsidRPr="006A4C74">
              <w:rPr>
                <w:rFonts w:ascii="Calibri Light" w:hAnsi="Calibri Light"/>
                <w:color w:val="FFFFFF" w:themeColor="background1"/>
                <w:sz w:val="22"/>
                <w:szCs w:val="22"/>
              </w:rPr>
              <w:t xml:space="preserve">Reviewed By </w:t>
            </w:r>
          </w:p>
        </w:tc>
        <w:tc>
          <w:tcPr>
            <w:tcW w:w="1604" w:type="dxa"/>
            <w:tcBorders>
              <w:top w:val="single" w:sz="8" w:space="0" w:color="C0C0C0"/>
              <w:left w:val="nil"/>
              <w:bottom w:val="single" w:sz="8" w:space="0" w:color="C0C0C0"/>
              <w:right w:val="single" w:sz="8" w:space="0" w:color="C0C0C0"/>
            </w:tcBorders>
            <w:shd w:val="clear" w:color="auto" w:fill="002060"/>
            <w:tcMar>
              <w:top w:w="0" w:type="dxa"/>
              <w:left w:w="108" w:type="dxa"/>
              <w:bottom w:w="0" w:type="dxa"/>
              <w:right w:w="108" w:type="dxa"/>
            </w:tcMar>
            <w:hideMark/>
          </w:tcPr>
          <w:p w14:paraId="23148715" w14:textId="77777777" w:rsidR="00D84C60" w:rsidRPr="006A4C74" w:rsidRDefault="00D84C60" w:rsidP="00881DF6">
            <w:pPr>
              <w:pStyle w:val="TableHeading"/>
              <w:rPr>
                <w:rFonts w:ascii="Calibri Light" w:hAnsi="Calibri Light"/>
                <w:color w:val="FFFFFF" w:themeColor="background1"/>
                <w:sz w:val="22"/>
                <w:szCs w:val="22"/>
              </w:rPr>
            </w:pPr>
            <w:r w:rsidRPr="006A4C74">
              <w:rPr>
                <w:rFonts w:ascii="Calibri Light" w:hAnsi="Calibri Light"/>
                <w:color w:val="FFFFFF" w:themeColor="background1"/>
                <w:sz w:val="22"/>
                <w:szCs w:val="22"/>
              </w:rPr>
              <w:t xml:space="preserve">Authorized By </w:t>
            </w:r>
          </w:p>
        </w:tc>
        <w:tc>
          <w:tcPr>
            <w:tcW w:w="1769" w:type="dxa"/>
            <w:tcBorders>
              <w:top w:val="single" w:sz="8" w:space="0" w:color="C0C0C0"/>
              <w:left w:val="nil"/>
              <w:bottom w:val="single" w:sz="8" w:space="0" w:color="C0C0C0"/>
              <w:right w:val="single" w:sz="8" w:space="0" w:color="C0C0C0"/>
            </w:tcBorders>
            <w:shd w:val="clear" w:color="auto" w:fill="002060"/>
            <w:tcMar>
              <w:top w:w="0" w:type="dxa"/>
              <w:left w:w="108" w:type="dxa"/>
              <w:bottom w:w="0" w:type="dxa"/>
              <w:right w:w="108" w:type="dxa"/>
            </w:tcMar>
            <w:hideMark/>
          </w:tcPr>
          <w:p w14:paraId="658EE9B9" w14:textId="77777777" w:rsidR="00D84C60" w:rsidRPr="006A4C74" w:rsidRDefault="00D84C60" w:rsidP="00881DF6">
            <w:pPr>
              <w:pStyle w:val="TableHeading"/>
              <w:rPr>
                <w:rFonts w:ascii="Calibri Light" w:hAnsi="Calibri Light"/>
                <w:color w:val="FFFFFF" w:themeColor="background1"/>
                <w:sz w:val="22"/>
                <w:szCs w:val="22"/>
              </w:rPr>
            </w:pPr>
            <w:r w:rsidRPr="006A4C74">
              <w:rPr>
                <w:rFonts w:ascii="Calibri Light" w:hAnsi="Calibri Light"/>
                <w:color w:val="FFFFFF" w:themeColor="background1"/>
                <w:sz w:val="22"/>
                <w:szCs w:val="22"/>
              </w:rPr>
              <w:t>Release Date</w:t>
            </w:r>
          </w:p>
        </w:tc>
        <w:tc>
          <w:tcPr>
            <w:tcW w:w="2719" w:type="dxa"/>
            <w:tcBorders>
              <w:top w:val="single" w:sz="8" w:space="0" w:color="C0C0C0"/>
              <w:left w:val="nil"/>
              <w:bottom w:val="single" w:sz="8" w:space="0" w:color="C0C0C0"/>
              <w:right w:val="single" w:sz="8" w:space="0" w:color="C0C0C0"/>
            </w:tcBorders>
            <w:shd w:val="clear" w:color="auto" w:fill="002060"/>
            <w:tcMar>
              <w:top w:w="0" w:type="dxa"/>
              <w:left w:w="108" w:type="dxa"/>
              <w:bottom w:w="0" w:type="dxa"/>
              <w:right w:w="108" w:type="dxa"/>
            </w:tcMar>
            <w:hideMark/>
          </w:tcPr>
          <w:p w14:paraId="36A947C8" w14:textId="77777777" w:rsidR="00D84C60" w:rsidRPr="006A4C74" w:rsidRDefault="00D84C60" w:rsidP="00881DF6">
            <w:pPr>
              <w:pStyle w:val="TableHeading"/>
              <w:rPr>
                <w:rFonts w:ascii="Calibri Light" w:hAnsi="Calibri Light"/>
                <w:color w:val="FFFFFF" w:themeColor="background1"/>
                <w:sz w:val="22"/>
                <w:szCs w:val="22"/>
              </w:rPr>
            </w:pPr>
            <w:r w:rsidRPr="006A4C74">
              <w:rPr>
                <w:rFonts w:ascii="Calibri Light" w:hAnsi="Calibri Light"/>
                <w:color w:val="FFFFFF" w:themeColor="background1"/>
                <w:sz w:val="22"/>
                <w:szCs w:val="22"/>
              </w:rPr>
              <w:t>Modifications Done</w:t>
            </w:r>
          </w:p>
        </w:tc>
      </w:tr>
      <w:tr w:rsidR="00D84C60" w14:paraId="0221A585" w14:textId="77777777" w:rsidTr="00881DF6">
        <w:trPr>
          <w:trHeight w:val="227"/>
        </w:trPr>
        <w:tc>
          <w:tcPr>
            <w:tcW w:w="1217" w:type="dxa"/>
            <w:tcBorders>
              <w:top w:val="nil"/>
              <w:left w:val="single" w:sz="8" w:space="0" w:color="C0C0C0"/>
              <w:bottom w:val="single" w:sz="8" w:space="0" w:color="C0C0C0"/>
              <w:right w:val="single" w:sz="8" w:space="0" w:color="C0C0C0"/>
            </w:tcBorders>
            <w:tcMar>
              <w:top w:w="0" w:type="dxa"/>
              <w:left w:w="108" w:type="dxa"/>
              <w:bottom w:w="0" w:type="dxa"/>
              <w:right w:w="108" w:type="dxa"/>
            </w:tcMar>
            <w:hideMark/>
          </w:tcPr>
          <w:p w14:paraId="31C94756" w14:textId="77777777" w:rsidR="00D84C60" w:rsidRPr="00D84C60" w:rsidRDefault="00D84C60" w:rsidP="00D84C60">
            <w:pPr>
              <w:rPr>
                <w:rFonts w:ascii="Calibri Light" w:hAnsi="Calibri Light" w:cs="Arial"/>
                <w:sz w:val="22"/>
                <w:szCs w:val="22"/>
              </w:rPr>
            </w:pPr>
            <w:r w:rsidRPr="00D84C60">
              <w:rPr>
                <w:rFonts w:ascii="Calibri Light" w:hAnsi="Calibri Light" w:cs="Arial"/>
                <w:sz w:val="22"/>
                <w:szCs w:val="22"/>
              </w:rPr>
              <w:t>0.1</w:t>
            </w:r>
          </w:p>
        </w:tc>
        <w:tc>
          <w:tcPr>
            <w:tcW w:w="1430" w:type="dxa"/>
            <w:tcBorders>
              <w:top w:val="nil"/>
              <w:left w:val="nil"/>
              <w:bottom w:val="single" w:sz="8" w:space="0" w:color="C0C0C0"/>
              <w:right w:val="single" w:sz="8" w:space="0" w:color="C0C0C0"/>
            </w:tcBorders>
            <w:tcMar>
              <w:top w:w="0" w:type="dxa"/>
              <w:left w:w="108" w:type="dxa"/>
              <w:bottom w:w="0" w:type="dxa"/>
              <w:right w:w="108" w:type="dxa"/>
            </w:tcMar>
          </w:tcPr>
          <w:p w14:paraId="11C27E6B" w14:textId="77777777" w:rsidR="00D84C60" w:rsidRPr="00D84C60" w:rsidRDefault="00D84C60" w:rsidP="00D84C60">
            <w:pPr>
              <w:rPr>
                <w:rFonts w:ascii="Calibri Light" w:hAnsi="Calibri Light" w:cs="Arial"/>
                <w:sz w:val="22"/>
                <w:szCs w:val="22"/>
              </w:rPr>
            </w:pPr>
            <w:r w:rsidRPr="00D84C60">
              <w:rPr>
                <w:rFonts w:ascii="Calibri Light" w:hAnsi="Calibri Light" w:cs="Arial"/>
                <w:sz w:val="22"/>
                <w:szCs w:val="22"/>
              </w:rPr>
              <w:t>L&amp;T Team</w:t>
            </w:r>
          </w:p>
        </w:tc>
        <w:tc>
          <w:tcPr>
            <w:tcW w:w="1521" w:type="dxa"/>
            <w:tcBorders>
              <w:top w:val="nil"/>
              <w:left w:val="nil"/>
              <w:bottom w:val="single" w:sz="8" w:space="0" w:color="C0C0C0"/>
              <w:right w:val="single" w:sz="8" w:space="0" w:color="C0C0C0"/>
            </w:tcBorders>
            <w:tcMar>
              <w:top w:w="0" w:type="dxa"/>
              <w:left w:w="108" w:type="dxa"/>
              <w:bottom w:w="0" w:type="dxa"/>
              <w:right w:w="108" w:type="dxa"/>
            </w:tcMar>
          </w:tcPr>
          <w:p w14:paraId="6D788FFB" w14:textId="77777777" w:rsidR="00D84C60" w:rsidRPr="00D84C60" w:rsidRDefault="00D84C60" w:rsidP="00D84C60">
            <w:pPr>
              <w:rPr>
                <w:rFonts w:ascii="Calibri Light" w:hAnsi="Calibri Light" w:cs="Arial"/>
                <w:sz w:val="22"/>
                <w:szCs w:val="22"/>
              </w:rPr>
            </w:pPr>
          </w:p>
        </w:tc>
        <w:tc>
          <w:tcPr>
            <w:tcW w:w="1604" w:type="dxa"/>
            <w:tcBorders>
              <w:top w:val="nil"/>
              <w:left w:val="nil"/>
              <w:bottom w:val="single" w:sz="8" w:space="0" w:color="C0C0C0"/>
              <w:right w:val="single" w:sz="8" w:space="0" w:color="C0C0C0"/>
            </w:tcBorders>
            <w:tcMar>
              <w:top w:w="0" w:type="dxa"/>
              <w:left w:w="108" w:type="dxa"/>
              <w:bottom w:w="0" w:type="dxa"/>
              <w:right w:w="108" w:type="dxa"/>
            </w:tcMar>
          </w:tcPr>
          <w:p w14:paraId="45388A77" w14:textId="77777777" w:rsidR="00D84C60" w:rsidRPr="00D84C60" w:rsidRDefault="00D84C60" w:rsidP="00D84C60">
            <w:pPr>
              <w:rPr>
                <w:rFonts w:ascii="Calibri Light" w:hAnsi="Calibri Light" w:cs="Arial"/>
                <w:sz w:val="22"/>
                <w:szCs w:val="22"/>
              </w:rPr>
            </w:pPr>
          </w:p>
        </w:tc>
        <w:tc>
          <w:tcPr>
            <w:tcW w:w="1769" w:type="dxa"/>
            <w:tcBorders>
              <w:top w:val="nil"/>
              <w:left w:val="nil"/>
              <w:bottom w:val="single" w:sz="8" w:space="0" w:color="C0C0C0"/>
              <w:right w:val="single" w:sz="8" w:space="0" w:color="C0C0C0"/>
            </w:tcBorders>
            <w:tcMar>
              <w:top w:w="0" w:type="dxa"/>
              <w:left w:w="108" w:type="dxa"/>
              <w:bottom w:w="0" w:type="dxa"/>
              <w:right w:w="108" w:type="dxa"/>
            </w:tcMar>
          </w:tcPr>
          <w:p w14:paraId="2524E1DB" w14:textId="77777777" w:rsidR="00D84C60" w:rsidRPr="00D84C60" w:rsidRDefault="000C1B55" w:rsidP="0055783D">
            <w:pPr>
              <w:rPr>
                <w:rFonts w:ascii="Calibri Light" w:hAnsi="Calibri Light" w:cs="Arial"/>
                <w:sz w:val="22"/>
                <w:szCs w:val="22"/>
              </w:rPr>
            </w:pPr>
            <w:r>
              <w:rPr>
                <w:rFonts w:ascii="Calibri Light" w:hAnsi="Calibri Light" w:cs="Arial"/>
                <w:sz w:val="22"/>
                <w:szCs w:val="22"/>
              </w:rPr>
              <w:t>11/0</w:t>
            </w:r>
            <w:r w:rsidR="00BC5279">
              <w:rPr>
                <w:rFonts w:ascii="Calibri Light" w:hAnsi="Calibri Light" w:cs="Arial"/>
                <w:sz w:val="22"/>
                <w:szCs w:val="22"/>
              </w:rPr>
              <w:t>8</w:t>
            </w:r>
            <w:r w:rsidR="00D84C60" w:rsidRPr="00D84C60">
              <w:rPr>
                <w:rFonts w:ascii="Calibri Light" w:hAnsi="Calibri Light" w:cs="Arial"/>
                <w:sz w:val="22"/>
                <w:szCs w:val="22"/>
              </w:rPr>
              <w:t>2016</w:t>
            </w:r>
          </w:p>
        </w:tc>
        <w:tc>
          <w:tcPr>
            <w:tcW w:w="2719" w:type="dxa"/>
            <w:tcBorders>
              <w:top w:val="nil"/>
              <w:left w:val="nil"/>
              <w:bottom w:val="single" w:sz="8" w:space="0" w:color="C0C0C0"/>
              <w:right w:val="single" w:sz="8" w:space="0" w:color="C0C0C0"/>
            </w:tcBorders>
            <w:tcMar>
              <w:top w:w="0" w:type="dxa"/>
              <w:left w:w="108" w:type="dxa"/>
              <w:bottom w:w="0" w:type="dxa"/>
              <w:right w:w="108" w:type="dxa"/>
            </w:tcMar>
          </w:tcPr>
          <w:p w14:paraId="12F9543F" w14:textId="77777777" w:rsidR="00D84C60" w:rsidRPr="00D84C60" w:rsidRDefault="00D84C60" w:rsidP="00D84C60">
            <w:pPr>
              <w:rPr>
                <w:rFonts w:ascii="Calibri Light" w:hAnsi="Calibri Light" w:cs="Arial"/>
                <w:sz w:val="22"/>
                <w:szCs w:val="22"/>
              </w:rPr>
            </w:pPr>
            <w:r w:rsidRPr="00D84C60">
              <w:rPr>
                <w:rFonts w:ascii="Calibri Light" w:hAnsi="Calibri Light" w:cs="Arial"/>
                <w:sz w:val="22"/>
                <w:szCs w:val="22"/>
              </w:rPr>
              <w:t>Initial draft</w:t>
            </w:r>
          </w:p>
        </w:tc>
      </w:tr>
    </w:tbl>
    <w:p w14:paraId="5FD78E5F" w14:textId="77777777" w:rsidR="004522C5" w:rsidRPr="003E5FE5" w:rsidRDefault="004522C5" w:rsidP="004522C5">
      <w:pPr>
        <w:rPr>
          <w:rFonts w:ascii="Calibri Light" w:hAnsi="Calibri Light"/>
          <w:sz w:val="22"/>
          <w:szCs w:val="22"/>
        </w:rPr>
      </w:pPr>
    </w:p>
    <w:p w14:paraId="6B7DAF0C" w14:textId="77777777" w:rsidR="004522C5" w:rsidRDefault="004522C5" w:rsidP="00BF4ED1">
      <w:pPr>
        <w:spacing w:before="120"/>
        <w:ind w:left="357"/>
        <w:rPr>
          <w:rFonts w:ascii="Arial" w:hAnsi="Arial" w:cs="Arial"/>
          <w:b/>
          <w:szCs w:val="22"/>
        </w:rPr>
      </w:pPr>
    </w:p>
    <w:p w14:paraId="4FB15CB7" w14:textId="77777777" w:rsidR="004522C5" w:rsidRDefault="004522C5" w:rsidP="00BF4ED1">
      <w:pPr>
        <w:spacing w:before="120"/>
        <w:ind w:left="357"/>
        <w:rPr>
          <w:rFonts w:ascii="Arial" w:hAnsi="Arial" w:cs="Arial"/>
          <w:b/>
          <w:szCs w:val="22"/>
        </w:rPr>
      </w:pPr>
    </w:p>
    <w:p w14:paraId="623EADF9" w14:textId="77777777" w:rsidR="004522C5" w:rsidRDefault="00914436" w:rsidP="00BF4ED1">
      <w:pPr>
        <w:spacing w:before="120"/>
        <w:ind w:left="357"/>
        <w:rPr>
          <w:rFonts w:ascii="Arial" w:hAnsi="Arial" w:cs="Arial"/>
          <w:b/>
          <w:szCs w:val="22"/>
        </w:rPr>
      </w:pPr>
      <w:r>
        <w:rPr>
          <w:rFonts w:ascii="Arial" w:hAnsi="Arial" w:cs="Arial"/>
          <w:b/>
          <w:szCs w:val="22"/>
        </w:rPr>
        <w:tab/>
      </w:r>
    </w:p>
    <w:p w14:paraId="19A50CF7" w14:textId="77777777" w:rsidR="004522C5" w:rsidRDefault="004522C5" w:rsidP="00BF4ED1">
      <w:pPr>
        <w:spacing w:before="120"/>
        <w:ind w:left="357"/>
        <w:rPr>
          <w:rFonts w:ascii="Arial" w:hAnsi="Arial" w:cs="Arial"/>
          <w:b/>
          <w:szCs w:val="22"/>
        </w:rPr>
      </w:pPr>
    </w:p>
    <w:p w14:paraId="6BEF1B99" w14:textId="77777777" w:rsidR="004522C5" w:rsidRDefault="004522C5" w:rsidP="00BF4ED1">
      <w:pPr>
        <w:spacing w:before="120"/>
        <w:ind w:left="357"/>
        <w:rPr>
          <w:rFonts w:ascii="Arial" w:hAnsi="Arial" w:cs="Arial"/>
          <w:b/>
          <w:szCs w:val="22"/>
        </w:rPr>
      </w:pPr>
    </w:p>
    <w:p w14:paraId="4F029B71" w14:textId="77777777" w:rsidR="004522C5" w:rsidRDefault="004522C5" w:rsidP="00BF4ED1">
      <w:pPr>
        <w:spacing w:before="120"/>
        <w:ind w:left="357"/>
        <w:rPr>
          <w:rFonts w:ascii="Arial" w:hAnsi="Arial" w:cs="Arial"/>
          <w:b/>
          <w:szCs w:val="22"/>
        </w:rPr>
      </w:pPr>
    </w:p>
    <w:p w14:paraId="32121664" w14:textId="77777777" w:rsidR="00D84C60" w:rsidRDefault="00D84C60" w:rsidP="00BF4ED1">
      <w:pPr>
        <w:spacing w:before="120"/>
        <w:ind w:left="357"/>
        <w:rPr>
          <w:rFonts w:ascii="Arial" w:hAnsi="Arial" w:cs="Arial"/>
          <w:b/>
          <w:szCs w:val="22"/>
        </w:rPr>
      </w:pPr>
    </w:p>
    <w:p w14:paraId="7AF1DA15" w14:textId="77777777" w:rsidR="00D84C60" w:rsidRDefault="00D84C60" w:rsidP="00BF4ED1">
      <w:pPr>
        <w:spacing w:before="120"/>
        <w:ind w:left="357"/>
        <w:rPr>
          <w:rFonts w:ascii="Arial" w:hAnsi="Arial" w:cs="Arial"/>
          <w:b/>
          <w:szCs w:val="22"/>
        </w:rPr>
      </w:pPr>
    </w:p>
    <w:p w14:paraId="2B485D14" w14:textId="77777777" w:rsidR="00D84C60" w:rsidRDefault="00D84C60" w:rsidP="00BF4ED1">
      <w:pPr>
        <w:spacing w:before="120"/>
        <w:ind w:left="357"/>
        <w:rPr>
          <w:rFonts w:ascii="Arial" w:hAnsi="Arial" w:cs="Arial"/>
          <w:b/>
          <w:szCs w:val="22"/>
        </w:rPr>
      </w:pPr>
    </w:p>
    <w:p w14:paraId="12278F13" w14:textId="77777777" w:rsidR="00D84C60" w:rsidRDefault="00D84C60" w:rsidP="00BF4ED1">
      <w:pPr>
        <w:spacing w:before="120"/>
        <w:ind w:left="357"/>
        <w:rPr>
          <w:rFonts w:ascii="Arial" w:hAnsi="Arial" w:cs="Arial"/>
          <w:b/>
          <w:szCs w:val="22"/>
        </w:rPr>
      </w:pPr>
    </w:p>
    <w:p w14:paraId="12A89855" w14:textId="77777777" w:rsidR="00D84C60" w:rsidRDefault="00D84C60" w:rsidP="00BF4ED1">
      <w:pPr>
        <w:spacing w:before="120"/>
        <w:ind w:left="357"/>
        <w:rPr>
          <w:rFonts w:ascii="Arial" w:hAnsi="Arial" w:cs="Arial"/>
          <w:b/>
          <w:szCs w:val="22"/>
        </w:rPr>
      </w:pPr>
    </w:p>
    <w:p w14:paraId="68E8B2D8" w14:textId="77777777" w:rsidR="00D84C60" w:rsidRDefault="00D84C60" w:rsidP="00BF4ED1">
      <w:pPr>
        <w:spacing w:before="120"/>
        <w:ind w:left="357"/>
        <w:rPr>
          <w:rFonts w:ascii="Arial" w:hAnsi="Arial" w:cs="Arial"/>
          <w:b/>
          <w:szCs w:val="22"/>
        </w:rPr>
      </w:pPr>
    </w:p>
    <w:p w14:paraId="4221EAA0" w14:textId="77777777" w:rsidR="00D84C60" w:rsidRDefault="00D84C60" w:rsidP="00BF4ED1">
      <w:pPr>
        <w:spacing w:before="120"/>
        <w:ind w:left="357"/>
        <w:rPr>
          <w:rFonts w:ascii="Arial" w:hAnsi="Arial" w:cs="Arial"/>
          <w:b/>
          <w:szCs w:val="22"/>
        </w:rPr>
      </w:pPr>
    </w:p>
    <w:p w14:paraId="2A32D404" w14:textId="77777777" w:rsidR="00D84C60" w:rsidRDefault="00D84C60" w:rsidP="00BF4ED1">
      <w:pPr>
        <w:spacing w:before="120"/>
        <w:ind w:left="357"/>
        <w:rPr>
          <w:rFonts w:ascii="Arial" w:hAnsi="Arial" w:cs="Arial"/>
          <w:b/>
          <w:szCs w:val="22"/>
        </w:rPr>
      </w:pPr>
    </w:p>
    <w:p w14:paraId="7AFC79C3" w14:textId="77777777" w:rsidR="00D84C60" w:rsidRDefault="00D84C60" w:rsidP="00BF4ED1">
      <w:pPr>
        <w:spacing w:before="120"/>
        <w:ind w:left="357"/>
        <w:rPr>
          <w:rFonts w:ascii="Arial" w:hAnsi="Arial" w:cs="Arial"/>
          <w:b/>
          <w:szCs w:val="22"/>
        </w:rPr>
      </w:pPr>
    </w:p>
    <w:p w14:paraId="42D825A6" w14:textId="77777777" w:rsidR="00D84C60" w:rsidRDefault="00D84C60" w:rsidP="00BF4ED1">
      <w:pPr>
        <w:spacing w:before="120"/>
        <w:ind w:left="357"/>
        <w:rPr>
          <w:rFonts w:ascii="Arial" w:hAnsi="Arial" w:cs="Arial"/>
          <w:b/>
          <w:szCs w:val="22"/>
        </w:rPr>
      </w:pPr>
    </w:p>
    <w:p w14:paraId="79293C39" w14:textId="77777777" w:rsidR="00D84C60" w:rsidRDefault="00D84C60" w:rsidP="00BF4ED1">
      <w:pPr>
        <w:spacing w:before="120"/>
        <w:ind w:left="357"/>
        <w:rPr>
          <w:rFonts w:ascii="Arial" w:hAnsi="Arial" w:cs="Arial"/>
          <w:b/>
          <w:szCs w:val="22"/>
        </w:rPr>
      </w:pPr>
    </w:p>
    <w:p w14:paraId="3DF85EA1" w14:textId="77777777" w:rsidR="00D84C60" w:rsidRDefault="00D84C60" w:rsidP="00BF4ED1">
      <w:pPr>
        <w:spacing w:before="120"/>
        <w:ind w:left="357"/>
        <w:rPr>
          <w:rFonts w:ascii="Arial" w:hAnsi="Arial" w:cs="Arial"/>
          <w:b/>
          <w:szCs w:val="22"/>
        </w:rPr>
      </w:pPr>
    </w:p>
    <w:p w14:paraId="7C530D24" w14:textId="77777777" w:rsidR="00F161C2" w:rsidRDefault="00F161C2" w:rsidP="00BF4ED1">
      <w:pPr>
        <w:spacing w:before="120"/>
        <w:ind w:left="357"/>
        <w:rPr>
          <w:rFonts w:ascii="Arial" w:hAnsi="Arial" w:cs="Arial"/>
          <w:b/>
          <w:szCs w:val="22"/>
        </w:rPr>
      </w:pPr>
    </w:p>
    <w:p w14:paraId="192C294C" w14:textId="77777777" w:rsidR="00F161C2" w:rsidRDefault="00F161C2" w:rsidP="00BF4ED1">
      <w:pPr>
        <w:spacing w:before="120"/>
        <w:ind w:left="357"/>
        <w:rPr>
          <w:rFonts w:ascii="Arial" w:hAnsi="Arial" w:cs="Arial"/>
          <w:b/>
          <w:szCs w:val="22"/>
        </w:rPr>
      </w:pPr>
    </w:p>
    <w:p w14:paraId="4E390EF7" w14:textId="77777777" w:rsidR="00741EAE" w:rsidRDefault="00741EAE" w:rsidP="00BF4ED1">
      <w:pPr>
        <w:spacing w:before="120"/>
        <w:ind w:left="357"/>
        <w:rPr>
          <w:rFonts w:ascii="Arial" w:hAnsi="Arial" w:cs="Arial"/>
          <w:b/>
          <w:szCs w:val="22"/>
        </w:rPr>
      </w:pPr>
    </w:p>
    <w:p w14:paraId="7E000912" w14:textId="77777777" w:rsidR="00741EAE" w:rsidRDefault="00741EAE" w:rsidP="00BF4ED1">
      <w:pPr>
        <w:spacing w:before="120"/>
        <w:ind w:left="357"/>
        <w:rPr>
          <w:rFonts w:ascii="Arial" w:hAnsi="Arial" w:cs="Arial"/>
          <w:b/>
          <w:szCs w:val="22"/>
        </w:rPr>
      </w:pPr>
    </w:p>
    <w:p w14:paraId="6268F498" w14:textId="77777777" w:rsidR="000652EC" w:rsidRPr="008419DD" w:rsidRDefault="0097157F" w:rsidP="00D84C60">
      <w:pPr>
        <w:spacing w:before="120"/>
        <w:ind w:left="357"/>
        <w:jc w:val="center"/>
        <w:rPr>
          <w:rFonts w:ascii="Calibri Light" w:hAnsi="Calibri Light" w:cs="Arial"/>
          <w:b/>
          <w:sz w:val="22"/>
          <w:szCs w:val="22"/>
        </w:rPr>
      </w:pPr>
      <w:r w:rsidRPr="00493CED">
        <w:rPr>
          <w:rFonts w:ascii="Calibri Light" w:hAnsi="Calibri Light" w:cs="Arial"/>
          <w:b/>
          <w:szCs w:val="22"/>
        </w:rPr>
        <w:t>Table of Contents</w:t>
      </w:r>
    </w:p>
    <w:p w14:paraId="6F7C4B33" w14:textId="77777777" w:rsidR="0009623B" w:rsidRPr="0009623B" w:rsidRDefault="00667F96">
      <w:pPr>
        <w:pStyle w:val="TOC1"/>
        <w:tabs>
          <w:tab w:val="right" w:leader="dot" w:pos="9074"/>
        </w:tabs>
        <w:rPr>
          <w:rFonts w:ascii="Calibri Light" w:eastAsiaTheme="minorEastAsia" w:hAnsi="Calibri Light" w:cstheme="minorBidi"/>
          <w:b w:val="0"/>
          <w:bCs w:val="0"/>
          <w:i w:val="0"/>
          <w:iCs w:val="0"/>
          <w:noProof/>
          <w:sz w:val="22"/>
          <w:szCs w:val="22"/>
          <w:lang w:eastAsia="en-US"/>
        </w:rPr>
      </w:pPr>
      <w:r w:rsidRPr="0009623B">
        <w:rPr>
          <w:rFonts w:ascii="Calibri Light" w:hAnsi="Calibri Light" w:cs="Arial"/>
          <w:b w:val="0"/>
          <w:bCs w:val="0"/>
          <w:i w:val="0"/>
          <w:iCs w:val="0"/>
          <w:sz w:val="22"/>
          <w:szCs w:val="22"/>
        </w:rPr>
        <w:fldChar w:fldCharType="begin"/>
      </w:r>
      <w:r w:rsidRPr="0009623B">
        <w:rPr>
          <w:rFonts w:ascii="Calibri Light" w:hAnsi="Calibri Light" w:cs="Arial"/>
          <w:b w:val="0"/>
          <w:bCs w:val="0"/>
          <w:i w:val="0"/>
          <w:iCs w:val="0"/>
          <w:sz w:val="22"/>
          <w:szCs w:val="22"/>
        </w:rPr>
        <w:instrText xml:space="preserve"> TOC \o "1-3" \h \z \u </w:instrText>
      </w:r>
      <w:r w:rsidRPr="0009623B">
        <w:rPr>
          <w:rFonts w:ascii="Calibri Light" w:hAnsi="Calibri Light" w:cs="Arial"/>
          <w:b w:val="0"/>
          <w:bCs w:val="0"/>
          <w:i w:val="0"/>
          <w:iCs w:val="0"/>
          <w:sz w:val="22"/>
          <w:szCs w:val="22"/>
        </w:rPr>
        <w:fldChar w:fldCharType="separate"/>
      </w:r>
      <w:hyperlink w:anchor="_Toc466378247" w:history="1">
        <w:r w:rsidR="0009623B" w:rsidRPr="0009623B">
          <w:rPr>
            <w:rStyle w:val="Hyperlink"/>
            <w:rFonts w:ascii="Calibri Light" w:hAnsi="Calibri Light"/>
            <w:b w:val="0"/>
            <w:i w:val="0"/>
            <w:noProof/>
            <w:sz w:val="22"/>
            <w:szCs w:val="22"/>
            <w:u w:val="none"/>
          </w:rPr>
          <w:t>Purpose of the Document</w:t>
        </w:r>
        <w:r w:rsidR="0009623B" w:rsidRPr="0009623B">
          <w:rPr>
            <w:rFonts w:ascii="Calibri Light" w:hAnsi="Calibri Light"/>
            <w:b w:val="0"/>
            <w:i w:val="0"/>
            <w:noProof/>
            <w:webHidden/>
            <w:sz w:val="22"/>
            <w:szCs w:val="22"/>
          </w:rPr>
          <w:tab/>
        </w:r>
        <w:r w:rsidR="0009623B" w:rsidRPr="0009623B">
          <w:rPr>
            <w:rFonts w:ascii="Calibri Light" w:hAnsi="Calibri Light"/>
            <w:b w:val="0"/>
            <w:i w:val="0"/>
            <w:noProof/>
            <w:webHidden/>
            <w:sz w:val="22"/>
            <w:szCs w:val="22"/>
          </w:rPr>
          <w:fldChar w:fldCharType="begin"/>
        </w:r>
        <w:r w:rsidR="0009623B" w:rsidRPr="0009623B">
          <w:rPr>
            <w:rFonts w:ascii="Calibri Light" w:hAnsi="Calibri Light"/>
            <w:b w:val="0"/>
            <w:i w:val="0"/>
            <w:noProof/>
            <w:webHidden/>
            <w:sz w:val="22"/>
            <w:szCs w:val="22"/>
          </w:rPr>
          <w:instrText xml:space="preserve"> PAGEREF _Toc466378247 \h </w:instrText>
        </w:r>
        <w:r w:rsidR="0009623B" w:rsidRPr="0009623B">
          <w:rPr>
            <w:rFonts w:ascii="Calibri Light" w:hAnsi="Calibri Light"/>
            <w:b w:val="0"/>
            <w:i w:val="0"/>
            <w:noProof/>
            <w:webHidden/>
            <w:sz w:val="22"/>
            <w:szCs w:val="22"/>
          </w:rPr>
        </w:r>
        <w:r w:rsidR="0009623B" w:rsidRPr="0009623B">
          <w:rPr>
            <w:rFonts w:ascii="Calibri Light" w:hAnsi="Calibri Light"/>
            <w:b w:val="0"/>
            <w:i w:val="0"/>
            <w:noProof/>
            <w:webHidden/>
            <w:sz w:val="22"/>
            <w:szCs w:val="22"/>
          </w:rPr>
          <w:fldChar w:fldCharType="separate"/>
        </w:r>
        <w:r w:rsidR="0009623B" w:rsidRPr="0009623B">
          <w:rPr>
            <w:rFonts w:ascii="Calibri Light" w:hAnsi="Calibri Light"/>
            <w:b w:val="0"/>
            <w:i w:val="0"/>
            <w:noProof/>
            <w:webHidden/>
            <w:sz w:val="22"/>
            <w:szCs w:val="22"/>
          </w:rPr>
          <w:t>4</w:t>
        </w:r>
        <w:r w:rsidR="0009623B" w:rsidRPr="0009623B">
          <w:rPr>
            <w:rFonts w:ascii="Calibri Light" w:hAnsi="Calibri Light"/>
            <w:b w:val="0"/>
            <w:i w:val="0"/>
            <w:noProof/>
            <w:webHidden/>
            <w:sz w:val="22"/>
            <w:szCs w:val="22"/>
          </w:rPr>
          <w:fldChar w:fldCharType="end"/>
        </w:r>
      </w:hyperlink>
    </w:p>
    <w:p w14:paraId="0E5DD785" w14:textId="77777777" w:rsidR="0009623B" w:rsidRPr="0009623B" w:rsidRDefault="00C548BF">
      <w:pPr>
        <w:pStyle w:val="TOC1"/>
        <w:tabs>
          <w:tab w:val="left" w:pos="480"/>
          <w:tab w:val="right" w:leader="dot" w:pos="9074"/>
        </w:tabs>
        <w:rPr>
          <w:rFonts w:ascii="Calibri Light" w:eastAsiaTheme="minorEastAsia" w:hAnsi="Calibri Light" w:cstheme="minorBidi"/>
          <w:b w:val="0"/>
          <w:bCs w:val="0"/>
          <w:i w:val="0"/>
          <w:iCs w:val="0"/>
          <w:noProof/>
          <w:sz w:val="22"/>
          <w:szCs w:val="22"/>
          <w:lang w:eastAsia="en-US"/>
        </w:rPr>
      </w:pPr>
      <w:hyperlink w:anchor="_Toc466378248" w:history="1">
        <w:r w:rsidR="0009623B" w:rsidRPr="0009623B">
          <w:rPr>
            <w:rStyle w:val="Hyperlink"/>
            <w:rFonts w:ascii="Calibri Light" w:hAnsi="Calibri Light"/>
            <w:b w:val="0"/>
            <w:i w:val="0"/>
            <w:noProof/>
            <w:sz w:val="22"/>
            <w:szCs w:val="22"/>
            <w:u w:val="none"/>
          </w:rPr>
          <w:t>1</w:t>
        </w:r>
        <w:r w:rsidR="0009623B" w:rsidRPr="0009623B">
          <w:rPr>
            <w:rFonts w:ascii="Calibri Light" w:eastAsiaTheme="minorEastAsia" w:hAnsi="Calibri Light" w:cstheme="minorBidi"/>
            <w:b w:val="0"/>
            <w:bCs w:val="0"/>
            <w:i w:val="0"/>
            <w:iCs w:val="0"/>
            <w:noProof/>
            <w:sz w:val="22"/>
            <w:szCs w:val="22"/>
            <w:lang w:eastAsia="en-US"/>
          </w:rPr>
          <w:tab/>
        </w:r>
        <w:r w:rsidR="0009623B" w:rsidRPr="0009623B">
          <w:rPr>
            <w:rStyle w:val="Hyperlink"/>
            <w:rFonts w:ascii="Calibri Light" w:hAnsi="Calibri Light"/>
            <w:b w:val="0"/>
            <w:i w:val="0"/>
            <w:noProof/>
            <w:sz w:val="22"/>
            <w:szCs w:val="22"/>
            <w:u w:val="none"/>
          </w:rPr>
          <w:t>Module Overview</w:t>
        </w:r>
        <w:r w:rsidR="0009623B" w:rsidRPr="0009623B">
          <w:rPr>
            <w:rFonts w:ascii="Calibri Light" w:hAnsi="Calibri Light"/>
            <w:b w:val="0"/>
            <w:i w:val="0"/>
            <w:noProof/>
            <w:webHidden/>
            <w:sz w:val="22"/>
            <w:szCs w:val="22"/>
          </w:rPr>
          <w:tab/>
        </w:r>
        <w:r w:rsidR="0009623B" w:rsidRPr="0009623B">
          <w:rPr>
            <w:rFonts w:ascii="Calibri Light" w:hAnsi="Calibri Light"/>
            <w:b w:val="0"/>
            <w:i w:val="0"/>
            <w:noProof/>
            <w:webHidden/>
            <w:sz w:val="22"/>
            <w:szCs w:val="22"/>
          </w:rPr>
          <w:fldChar w:fldCharType="begin"/>
        </w:r>
        <w:r w:rsidR="0009623B" w:rsidRPr="0009623B">
          <w:rPr>
            <w:rFonts w:ascii="Calibri Light" w:hAnsi="Calibri Light"/>
            <w:b w:val="0"/>
            <w:i w:val="0"/>
            <w:noProof/>
            <w:webHidden/>
            <w:sz w:val="22"/>
            <w:szCs w:val="22"/>
          </w:rPr>
          <w:instrText xml:space="preserve"> PAGEREF _Toc466378248 \h </w:instrText>
        </w:r>
        <w:r w:rsidR="0009623B" w:rsidRPr="0009623B">
          <w:rPr>
            <w:rFonts w:ascii="Calibri Light" w:hAnsi="Calibri Light"/>
            <w:b w:val="0"/>
            <w:i w:val="0"/>
            <w:noProof/>
            <w:webHidden/>
            <w:sz w:val="22"/>
            <w:szCs w:val="22"/>
          </w:rPr>
        </w:r>
        <w:r w:rsidR="0009623B" w:rsidRPr="0009623B">
          <w:rPr>
            <w:rFonts w:ascii="Calibri Light" w:hAnsi="Calibri Light"/>
            <w:b w:val="0"/>
            <w:i w:val="0"/>
            <w:noProof/>
            <w:webHidden/>
            <w:sz w:val="22"/>
            <w:szCs w:val="22"/>
          </w:rPr>
          <w:fldChar w:fldCharType="separate"/>
        </w:r>
        <w:r w:rsidR="0009623B" w:rsidRPr="0009623B">
          <w:rPr>
            <w:rFonts w:ascii="Calibri Light" w:hAnsi="Calibri Light"/>
            <w:b w:val="0"/>
            <w:i w:val="0"/>
            <w:noProof/>
            <w:webHidden/>
            <w:sz w:val="22"/>
            <w:szCs w:val="22"/>
          </w:rPr>
          <w:t>5</w:t>
        </w:r>
        <w:r w:rsidR="0009623B" w:rsidRPr="0009623B">
          <w:rPr>
            <w:rFonts w:ascii="Calibri Light" w:hAnsi="Calibri Light"/>
            <w:b w:val="0"/>
            <w:i w:val="0"/>
            <w:noProof/>
            <w:webHidden/>
            <w:sz w:val="22"/>
            <w:szCs w:val="22"/>
          </w:rPr>
          <w:fldChar w:fldCharType="end"/>
        </w:r>
      </w:hyperlink>
    </w:p>
    <w:p w14:paraId="4121C3B0" w14:textId="77777777" w:rsidR="0009623B" w:rsidRPr="0009623B" w:rsidRDefault="00C548BF">
      <w:pPr>
        <w:pStyle w:val="TOC1"/>
        <w:tabs>
          <w:tab w:val="left" w:pos="480"/>
          <w:tab w:val="right" w:leader="dot" w:pos="9074"/>
        </w:tabs>
        <w:rPr>
          <w:rFonts w:ascii="Calibri Light" w:eastAsiaTheme="minorEastAsia" w:hAnsi="Calibri Light" w:cstheme="minorBidi"/>
          <w:b w:val="0"/>
          <w:bCs w:val="0"/>
          <w:i w:val="0"/>
          <w:iCs w:val="0"/>
          <w:noProof/>
          <w:sz w:val="22"/>
          <w:szCs w:val="22"/>
          <w:lang w:eastAsia="en-US"/>
        </w:rPr>
      </w:pPr>
      <w:hyperlink w:anchor="_Toc466378249" w:history="1">
        <w:r w:rsidR="0009623B" w:rsidRPr="0009623B">
          <w:rPr>
            <w:rStyle w:val="Hyperlink"/>
            <w:rFonts w:ascii="Calibri Light" w:hAnsi="Calibri Light"/>
            <w:b w:val="0"/>
            <w:i w:val="0"/>
            <w:noProof/>
            <w:sz w:val="22"/>
            <w:szCs w:val="22"/>
            <w:u w:val="none"/>
          </w:rPr>
          <w:t>2</w:t>
        </w:r>
        <w:r w:rsidR="0009623B" w:rsidRPr="0009623B">
          <w:rPr>
            <w:rFonts w:ascii="Calibri Light" w:eastAsiaTheme="minorEastAsia" w:hAnsi="Calibri Light" w:cstheme="minorBidi"/>
            <w:b w:val="0"/>
            <w:bCs w:val="0"/>
            <w:i w:val="0"/>
            <w:iCs w:val="0"/>
            <w:noProof/>
            <w:sz w:val="22"/>
            <w:szCs w:val="22"/>
            <w:lang w:eastAsia="en-US"/>
          </w:rPr>
          <w:tab/>
        </w:r>
        <w:r w:rsidR="0009623B" w:rsidRPr="0009623B">
          <w:rPr>
            <w:rStyle w:val="Hyperlink"/>
            <w:rFonts w:ascii="Calibri Light" w:hAnsi="Calibri Light"/>
            <w:b w:val="0"/>
            <w:i w:val="0"/>
            <w:noProof/>
            <w:sz w:val="22"/>
            <w:szCs w:val="22"/>
            <w:u w:val="none"/>
          </w:rPr>
          <w:t>Setup and Configuration</w:t>
        </w:r>
        <w:r w:rsidR="0009623B" w:rsidRPr="0009623B">
          <w:rPr>
            <w:rFonts w:ascii="Calibri Light" w:hAnsi="Calibri Light"/>
            <w:b w:val="0"/>
            <w:i w:val="0"/>
            <w:noProof/>
            <w:webHidden/>
            <w:sz w:val="22"/>
            <w:szCs w:val="22"/>
          </w:rPr>
          <w:tab/>
        </w:r>
        <w:r w:rsidR="0009623B" w:rsidRPr="0009623B">
          <w:rPr>
            <w:rFonts w:ascii="Calibri Light" w:hAnsi="Calibri Light"/>
            <w:b w:val="0"/>
            <w:i w:val="0"/>
            <w:noProof/>
            <w:webHidden/>
            <w:sz w:val="22"/>
            <w:szCs w:val="22"/>
          </w:rPr>
          <w:fldChar w:fldCharType="begin"/>
        </w:r>
        <w:r w:rsidR="0009623B" w:rsidRPr="0009623B">
          <w:rPr>
            <w:rFonts w:ascii="Calibri Light" w:hAnsi="Calibri Light"/>
            <w:b w:val="0"/>
            <w:i w:val="0"/>
            <w:noProof/>
            <w:webHidden/>
            <w:sz w:val="22"/>
            <w:szCs w:val="22"/>
          </w:rPr>
          <w:instrText xml:space="preserve"> PAGEREF _Toc466378249 \h </w:instrText>
        </w:r>
        <w:r w:rsidR="0009623B" w:rsidRPr="0009623B">
          <w:rPr>
            <w:rFonts w:ascii="Calibri Light" w:hAnsi="Calibri Light"/>
            <w:b w:val="0"/>
            <w:i w:val="0"/>
            <w:noProof/>
            <w:webHidden/>
            <w:sz w:val="22"/>
            <w:szCs w:val="22"/>
          </w:rPr>
        </w:r>
        <w:r w:rsidR="0009623B" w:rsidRPr="0009623B">
          <w:rPr>
            <w:rFonts w:ascii="Calibri Light" w:hAnsi="Calibri Light"/>
            <w:b w:val="0"/>
            <w:i w:val="0"/>
            <w:noProof/>
            <w:webHidden/>
            <w:sz w:val="22"/>
            <w:szCs w:val="22"/>
          </w:rPr>
          <w:fldChar w:fldCharType="separate"/>
        </w:r>
        <w:r w:rsidR="0009623B" w:rsidRPr="0009623B">
          <w:rPr>
            <w:rFonts w:ascii="Calibri Light" w:hAnsi="Calibri Light"/>
            <w:b w:val="0"/>
            <w:i w:val="0"/>
            <w:noProof/>
            <w:webHidden/>
            <w:sz w:val="22"/>
            <w:szCs w:val="22"/>
          </w:rPr>
          <w:t>6</w:t>
        </w:r>
        <w:r w:rsidR="0009623B" w:rsidRPr="0009623B">
          <w:rPr>
            <w:rFonts w:ascii="Calibri Light" w:hAnsi="Calibri Light"/>
            <w:b w:val="0"/>
            <w:i w:val="0"/>
            <w:noProof/>
            <w:webHidden/>
            <w:sz w:val="22"/>
            <w:szCs w:val="22"/>
          </w:rPr>
          <w:fldChar w:fldCharType="end"/>
        </w:r>
      </w:hyperlink>
    </w:p>
    <w:p w14:paraId="475CFD85" w14:textId="77777777" w:rsidR="0009623B" w:rsidRPr="0009623B" w:rsidRDefault="00C548BF">
      <w:pPr>
        <w:pStyle w:val="TOC1"/>
        <w:tabs>
          <w:tab w:val="left" w:pos="480"/>
          <w:tab w:val="right" w:leader="dot" w:pos="9074"/>
        </w:tabs>
        <w:rPr>
          <w:rFonts w:ascii="Calibri Light" w:eastAsiaTheme="minorEastAsia" w:hAnsi="Calibri Light" w:cstheme="minorBidi"/>
          <w:b w:val="0"/>
          <w:bCs w:val="0"/>
          <w:i w:val="0"/>
          <w:iCs w:val="0"/>
          <w:noProof/>
          <w:sz w:val="22"/>
          <w:szCs w:val="22"/>
          <w:lang w:eastAsia="en-US"/>
        </w:rPr>
      </w:pPr>
      <w:hyperlink w:anchor="_Toc466378250" w:history="1">
        <w:r w:rsidR="0009623B" w:rsidRPr="0009623B">
          <w:rPr>
            <w:rStyle w:val="Hyperlink"/>
            <w:rFonts w:ascii="Calibri Light" w:hAnsi="Calibri Light"/>
            <w:b w:val="0"/>
            <w:i w:val="0"/>
            <w:noProof/>
            <w:sz w:val="22"/>
            <w:szCs w:val="22"/>
            <w:u w:val="none"/>
          </w:rPr>
          <w:t>3</w:t>
        </w:r>
        <w:r w:rsidR="0009623B" w:rsidRPr="0009623B">
          <w:rPr>
            <w:rFonts w:ascii="Calibri Light" w:eastAsiaTheme="minorEastAsia" w:hAnsi="Calibri Light" w:cstheme="minorBidi"/>
            <w:b w:val="0"/>
            <w:bCs w:val="0"/>
            <w:i w:val="0"/>
            <w:iCs w:val="0"/>
            <w:noProof/>
            <w:sz w:val="22"/>
            <w:szCs w:val="22"/>
            <w:lang w:eastAsia="en-US"/>
          </w:rPr>
          <w:tab/>
        </w:r>
        <w:r w:rsidR="0009623B" w:rsidRPr="0009623B">
          <w:rPr>
            <w:rStyle w:val="Hyperlink"/>
            <w:rFonts w:ascii="Calibri Light" w:hAnsi="Calibri Light"/>
            <w:b w:val="0"/>
            <w:i w:val="0"/>
            <w:noProof/>
            <w:sz w:val="22"/>
            <w:szCs w:val="22"/>
            <w:u w:val="none"/>
          </w:rPr>
          <w:t>Business Process</w:t>
        </w:r>
        <w:r w:rsidR="0009623B" w:rsidRPr="0009623B">
          <w:rPr>
            <w:rFonts w:ascii="Calibri Light" w:hAnsi="Calibri Light"/>
            <w:b w:val="0"/>
            <w:i w:val="0"/>
            <w:noProof/>
            <w:webHidden/>
            <w:sz w:val="22"/>
            <w:szCs w:val="22"/>
          </w:rPr>
          <w:tab/>
        </w:r>
        <w:r w:rsidR="0009623B" w:rsidRPr="0009623B">
          <w:rPr>
            <w:rFonts w:ascii="Calibri Light" w:hAnsi="Calibri Light"/>
            <w:b w:val="0"/>
            <w:i w:val="0"/>
            <w:noProof/>
            <w:webHidden/>
            <w:sz w:val="22"/>
            <w:szCs w:val="22"/>
          </w:rPr>
          <w:fldChar w:fldCharType="begin"/>
        </w:r>
        <w:r w:rsidR="0009623B" w:rsidRPr="0009623B">
          <w:rPr>
            <w:rFonts w:ascii="Calibri Light" w:hAnsi="Calibri Light"/>
            <w:b w:val="0"/>
            <w:i w:val="0"/>
            <w:noProof/>
            <w:webHidden/>
            <w:sz w:val="22"/>
            <w:szCs w:val="22"/>
          </w:rPr>
          <w:instrText xml:space="preserve"> PAGEREF _Toc466378250 \h </w:instrText>
        </w:r>
        <w:r w:rsidR="0009623B" w:rsidRPr="0009623B">
          <w:rPr>
            <w:rFonts w:ascii="Calibri Light" w:hAnsi="Calibri Light"/>
            <w:b w:val="0"/>
            <w:i w:val="0"/>
            <w:noProof/>
            <w:webHidden/>
            <w:sz w:val="22"/>
            <w:szCs w:val="22"/>
          </w:rPr>
        </w:r>
        <w:r w:rsidR="0009623B" w:rsidRPr="0009623B">
          <w:rPr>
            <w:rFonts w:ascii="Calibri Light" w:hAnsi="Calibri Light"/>
            <w:b w:val="0"/>
            <w:i w:val="0"/>
            <w:noProof/>
            <w:webHidden/>
            <w:sz w:val="22"/>
            <w:szCs w:val="22"/>
          </w:rPr>
          <w:fldChar w:fldCharType="separate"/>
        </w:r>
        <w:r w:rsidR="0009623B" w:rsidRPr="0009623B">
          <w:rPr>
            <w:rFonts w:ascii="Calibri Light" w:hAnsi="Calibri Light"/>
            <w:b w:val="0"/>
            <w:i w:val="0"/>
            <w:noProof/>
            <w:webHidden/>
            <w:sz w:val="22"/>
            <w:szCs w:val="22"/>
          </w:rPr>
          <w:t>6</w:t>
        </w:r>
        <w:r w:rsidR="0009623B" w:rsidRPr="0009623B">
          <w:rPr>
            <w:rFonts w:ascii="Calibri Light" w:hAnsi="Calibri Light"/>
            <w:b w:val="0"/>
            <w:i w:val="0"/>
            <w:noProof/>
            <w:webHidden/>
            <w:sz w:val="22"/>
            <w:szCs w:val="22"/>
          </w:rPr>
          <w:fldChar w:fldCharType="end"/>
        </w:r>
      </w:hyperlink>
    </w:p>
    <w:p w14:paraId="5576B533" w14:textId="77777777" w:rsidR="0009623B" w:rsidRPr="0009623B" w:rsidRDefault="00C548BF">
      <w:pPr>
        <w:pStyle w:val="TOC1"/>
        <w:tabs>
          <w:tab w:val="left" w:pos="480"/>
          <w:tab w:val="right" w:leader="dot" w:pos="9074"/>
        </w:tabs>
        <w:rPr>
          <w:rFonts w:ascii="Calibri Light" w:eastAsiaTheme="minorEastAsia" w:hAnsi="Calibri Light" w:cstheme="minorBidi"/>
          <w:b w:val="0"/>
          <w:bCs w:val="0"/>
          <w:i w:val="0"/>
          <w:iCs w:val="0"/>
          <w:noProof/>
          <w:sz w:val="22"/>
          <w:szCs w:val="22"/>
          <w:lang w:eastAsia="en-US"/>
        </w:rPr>
      </w:pPr>
      <w:hyperlink w:anchor="_Toc466378251" w:history="1">
        <w:r w:rsidR="0009623B" w:rsidRPr="0009623B">
          <w:rPr>
            <w:rStyle w:val="Hyperlink"/>
            <w:rFonts w:ascii="Calibri Light" w:hAnsi="Calibri Light"/>
            <w:b w:val="0"/>
            <w:i w:val="0"/>
            <w:noProof/>
            <w:sz w:val="22"/>
            <w:szCs w:val="22"/>
            <w:u w:val="none"/>
          </w:rPr>
          <w:t>4</w:t>
        </w:r>
        <w:r w:rsidR="0009623B" w:rsidRPr="0009623B">
          <w:rPr>
            <w:rFonts w:ascii="Calibri Light" w:eastAsiaTheme="minorEastAsia" w:hAnsi="Calibri Light" w:cstheme="minorBidi"/>
            <w:b w:val="0"/>
            <w:bCs w:val="0"/>
            <w:i w:val="0"/>
            <w:iCs w:val="0"/>
            <w:noProof/>
            <w:sz w:val="22"/>
            <w:szCs w:val="22"/>
            <w:lang w:eastAsia="en-US"/>
          </w:rPr>
          <w:tab/>
        </w:r>
        <w:r w:rsidR="0009623B" w:rsidRPr="0009623B">
          <w:rPr>
            <w:rStyle w:val="Hyperlink"/>
            <w:rFonts w:ascii="Calibri Light" w:hAnsi="Calibri Light"/>
            <w:b w:val="0"/>
            <w:i w:val="0"/>
            <w:noProof/>
            <w:sz w:val="22"/>
            <w:szCs w:val="22"/>
            <w:u w:val="none"/>
          </w:rPr>
          <w:t>Interface</w:t>
        </w:r>
        <w:r w:rsidR="0009623B" w:rsidRPr="0009623B">
          <w:rPr>
            <w:rFonts w:ascii="Calibri Light" w:hAnsi="Calibri Light"/>
            <w:b w:val="0"/>
            <w:i w:val="0"/>
            <w:noProof/>
            <w:webHidden/>
            <w:sz w:val="22"/>
            <w:szCs w:val="22"/>
          </w:rPr>
          <w:tab/>
        </w:r>
        <w:r w:rsidR="0009623B" w:rsidRPr="0009623B">
          <w:rPr>
            <w:rFonts w:ascii="Calibri Light" w:hAnsi="Calibri Light"/>
            <w:b w:val="0"/>
            <w:i w:val="0"/>
            <w:noProof/>
            <w:webHidden/>
            <w:sz w:val="22"/>
            <w:szCs w:val="22"/>
          </w:rPr>
          <w:fldChar w:fldCharType="begin"/>
        </w:r>
        <w:r w:rsidR="0009623B" w:rsidRPr="0009623B">
          <w:rPr>
            <w:rFonts w:ascii="Calibri Light" w:hAnsi="Calibri Light"/>
            <w:b w:val="0"/>
            <w:i w:val="0"/>
            <w:noProof/>
            <w:webHidden/>
            <w:sz w:val="22"/>
            <w:szCs w:val="22"/>
          </w:rPr>
          <w:instrText xml:space="preserve"> PAGEREF _Toc466378251 \h </w:instrText>
        </w:r>
        <w:r w:rsidR="0009623B" w:rsidRPr="0009623B">
          <w:rPr>
            <w:rFonts w:ascii="Calibri Light" w:hAnsi="Calibri Light"/>
            <w:b w:val="0"/>
            <w:i w:val="0"/>
            <w:noProof/>
            <w:webHidden/>
            <w:sz w:val="22"/>
            <w:szCs w:val="22"/>
          </w:rPr>
        </w:r>
        <w:r w:rsidR="0009623B" w:rsidRPr="0009623B">
          <w:rPr>
            <w:rFonts w:ascii="Calibri Light" w:hAnsi="Calibri Light"/>
            <w:b w:val="0"/>
            <w:i w:val="0"/>
            <w:noProof/>
            <w:webHidden/>
            <w:sz w:val="22"/>
            <w:szCs w:val="22"/>
          </w:rPr>
          <w:fldChar w:fldCharType="separate"/>
        </w:r>
        <w:r w:rsidR="0009623B" w:rsidRPr="0009623B">
          <w:rPr>
            <w:rFonts w:ascii="Calibri Light" w:hAnsi="Calibri Light"/>
            <w:b w:val="0"/>
            <w:i w:val="0"/>
            <w:noProof/>
            <w:webHidden/>
            <w:sz w:val="22"/>
            <w:szCs w:val="22"/>
          </w:rPr>
          <w:t>16</w:t>
        </w:r>
        <w:r w:rsidR="0009623B" w:rsidRPr="0009623B">
          <w:rPr>
            <w:rFonts w:ascii="Calibri Light" w:hAnsi="Calibri Light"/>
            <w:b w:val="0"/>
            <w:i w:val="0"/>
            <w:noProof/>
            <w:webHidden/>
            <w:sz w:val="22"/>
            <w:szCs w:val="22"/>
          </w:rPr>
          <w:fldChar w:fldCharType="end"/>
        </w:r>
      </w:hyperlink>
    </w:p>
    <w:p w14:paraId="46125638" w14:textId="77777777" w:rsidR="0009623B" w:rsidRPr="0009623B" w:rsidRDefault="00C548BF">
      <w:pPr>
        <w:pStyle w:val="TOC1"/>
        <w:tabs>
          <w:tab w:val="left" w:pos="480"/>
          <w:tab w:val="right" w:leader="dot" w:pos="9074"/>
        </w:tabs>
        <w:rPr>
          <w:rFonts w:ascii="Calibri Light" w:eastAsiaTheme="minorEastAsia" w:hAnsi="Calibri Light" w:cstheme="minorBidi"/>
          <w:b w:val="0"/>
          <w:bCs w:val="0"/>
          <w:i w:val="0"/>
          <w:iCs w:val="0"/>
          <w:noProof/>
          <w:sz w:val="22"/>
          <w:szCs w:val="22"/>
          <w:lang w:eastAsia="en-US"/>
        </w:rPr>
      </w:pPr>
      <w:hyperlink w:anchor="_Toc466378252" w:history="1">
        <w:r w:rsidR="0009623B" w:rsidRPr="0009623B">
          <w:rPr>
            <w:rStyle w:val="Hyperlink"/>
            <w:rFonts w:ascii="Calibri Light" w:hAnsi="Calibri Light"/>
            <w:b w:val="0"/>
            <w:i w:val="0"/>
            <w:noProof/>
            <w:sz w:val="22"/>
            <w:szCs w:val="22"/>
            <w:u w:val="none"/>
          </w:rPr>
          <w:t>5</w:t>
        </w:r>
        <w:r w:rsidR="0009623B" w:rsidRPr="0009623B">
          <w:rPr>
            <w:rFonts w:ascii="Calibri Light" w:eastAsiaTheme="minorEastAsia" w:hAnsi="Calibri Light" w:cstheme="minorBidi"/>
            <w:b w:val="0"/>
            <w:bCs w:val="0"/>
            <w:i w:val="0"/>
            <w:iCs w:val="0"/>
            <w:noProof/>
            <w:sz w:val="22"/>
            <w:szCs w:val="22"/>
            <w:lang w:eastAsia="en-US"/>
          </w:rPr>
          <w:tab/>
        </w:r>
        <w:r w:rsidR="0009623B" w:rsidRPr="0009623B">
          <w:rPr>
            <w:rStyle w:val="Hyperlink"/>
            <w:rFonts w:ascii="Calibri Light" w:hAnsi="Calibri Light"/>
            <w:b w:val="0"/>
            <w:i w:val="0"/>
            <w:noProof/>
            <w:sz w:val="22"/>
            <w:szCs w:val="22"/>
            <w:u w:val="none"/>
          </w:rPr>
          <w:t>Reports / Daily Batch</w:t>
        </w:r>
        <w:r w:rsidR="0009623B" w:rsidRPr="0009623B">
          <w:rPr>
            <w:rFonts w:ascii="Calibri Light" w:hAnsi="Calibri Light"/>
            <w:b w:val="0"/>
            <w:i w:val="0"/>
            <w:noProof/>
            <w:webHidden/>
            <w:sz w:val="22"/>
            <w:szCs w:val="22"/>
          </w:rPr>
          <w:tab/>
        </w:r>
        <w:r w:rsidR="0009623B" w:rsidRPr="0009623B">
          <w:rPr>
            <w:rFonts w:ascii="Calibri Light" w:hAnsi="Calibri Light"/>
            <w:b w:val="0"/>
            <w:i w:val="0"/>
            <w:noProof/>
            <w:webHidden/>
            <w:sz w:val="22"/>
            <w:szCs w:val="22"/>
          </w:rPr>
          <w:fldChar w:fldCharType="begin"/>
        </w:r>
        <w:r w:rsidR="0009623B" w:rsidRPr="0009623B">
          <w:rPr>
            <w:rFonts w:ascii="Calibri Light" w:hAnsi="Calibri Light"/>
            <w:b w:val="0"/>
            <w:i w:val="0"/>
            <w:noProof/>
            <w:webHidden/>
            <w:sz w:val="22"/>
            <w:szCs w:val="22"/>
          </w:rPr>
          <w:instrText xml:space="preserve"> PAGEREF _Toc466378252 \h </w:instrText>
        </w:r>
        <w:r w:rsidR="0009623B" w:rsidRPr="0009623B">
          <w:rPr>
            <w:rFonts w:ascii="Calibri Light" w:hAnsi="Calibri Light"/>
            <w:b w:val="0"/>
            <w:i w:val="0"/>
            <w:noProof/>
            <w:webHidden/>
            <w:sz w:val="22"/>
            <w:szCs w:val="22"/>
          </w:rPr>
        </w:r>
        <w:r w:rsidR="0009623B" w:rsidRPr="0009623B">
          <w:rPr>
            <w:rFonts w:ascii="Calibri Light" w:hAnsi="Calibri Light"/>
            <w:b w:val="0"/>
            <w:i w:val="0"/>
            <w:noProof/>
            <w:webHidden/>
            <w:sz w:val="22"/>
            <w:szCs w:val="22"/>
          </w:rPr>
          <w:fldChar w:fldCharType="separate"/>
        </w:r>
        <w:r w:rsidR="0009623B" w:rsidRPr="0009623B">
          <w:rPr>
            <w:rFonts w:ascii="Calibri Light" w:hAnsi="Calibri Light"/>
            <w:b w:val="0"/>
            <w:i w:val="0"/>
            <w:noProof/>
            <w:webHidden/>
            <w:sz w:val="22"/>
            <w:szCs w:val="22"/>
          </w:rPr>
          <w:t>17</w:t>
        </w:r>
        <w:r w:rsidR="0009623B" w:rsidRPr="0009623B">
          <w:rPr>
            <w:rFonts w:ascii="Calibri Light" w:hAnsi="Calibri Light"/>
            <w:b w:val="0"/>
            <w:i w:val="0"/>
            <w:noProof/>
            <w:webHidden/>
            <w:sz w:val="22"/>
            <w:szCs w:val="22"/>
          </w:rPr>
          <w:fldChar w:fldCharType="end"/>
        </w:r>
      </w:hyperlink>
    </w:p>
    <w:p w14:paraId="48828360" w14:textId="77777777" w:rsidR="0009623B" w:rsidRPr="0009623B" w:rsidRDefault="00C548BF">
      <w:pPr>
        <w:pStyle w:val="TOC1"/>
        <w:tabs>
          <w:tab w:val="left" w:pos="480"/>
          <w:tab w:val="right" w:leader="dot" w:pos="9074"/>
        </w:tabs>
        <w:rPr>
          <w:rFonts w:ascii="Calibri Light" w:eastAsiaTheme="minorEastAsia" w:hAnsi="Calibri Light" w:cstheme="minorBidi"/>
          <w:b w:val="0"/>
          <w:bCs w:val="0"/>
          <w:i w:val="0"/>
          <w:iCs w:val="0"/>
          <w:noProof/>
          <w:sz w:val="22"/>
          <w:szCs w:val="22"/>
          <w:lang w:eastAsia="en-US"/>
        </w:rPr>
      </w:pPr>
      <w:hyperlink w:anchor="_Toc466378253" w:history="1">
        <w:r w:rsidR="0009623B" w:rsidRPr="0009623B">
          <w:rPr>
            <w:rStyle w:val="Hyperlink"/>
            <w:rFonts w:ascii="Calibri Light" w:hAnsi="Calibri Light"/>
            <w:b w:val="0"/>
            <w:i w:val="0"/>
            <w:noProof/>
            <w:sz w:val="22"/>
            <w:szCs w:val="22"/>
            <w:u w:val="none"/>
          </w:rPr>
          <w:t>6</w:t>
        </w:r>
        <w:r w:rsidR="0009623B" w:rsidRPr="0009623B">
          <w:rPr>
            <w:rFonts w:ascii="Calibri Light" w:eastAsiaTheme="minorEastAsia" w:hAnsi="Calibri Light" w:cstheme="minorBidi"/>
            <w:b w:val="0"/>
            <w:bCs w:val="0"/>
            <w:i w:val="0"/>
            <w:iCs w:val="0"/>
            <w:noProof/>
            <w:sz w:val="22"/>
            <w:szCs w:val="22"/>
            <w:lang w:eastAsia="en-US"/>
          </w:rPr>
          <w:tab/>
        </w:r>
        <w:r w:rsidR="0009623B" w:rsidRPr="0009623B">
          <w:rPr>
            <w:rStyle w:val="Hyperlink"/>
            <w:rFonts w:ascii="Calibri Light" w:hAnsi="Calibri Light"/>
            <w:b w:val="0"/>
            <w:i w:val="0"/>
            <w:noProof/>
            <w:sz w:val="22"/>
            <w:szCs w:val="22"/>
            <w:u w:val="none"/>
          </w:rPr>
          <w:t>Queries</w:t>
        </w:r>
        <w:r w:rsidR="0009623B" w:rsidRPr="0009623B">
          <w:rPr>
            <w:rFonts w:ascii="Calibri Light" w:hAnsi="Calibri Light"/>
            <w:b w:val="0"/>
            <w:i w:val="0"/>
            <w:noProof/>
            <w:webHidden/>
            <w:sz w:val="22"/>
            <w:szCs w:val="22"/>
          </w:rPr>
          <w:tab/>
        </w:r>
        <w:r w:rsidR="0009623B" w:rsidRPr="0009623B">
          <w:rPr>
            <w:rFonts w:ascii="Calibri Light" w:hAnsi="Calibri Light"/>
            <w:b w:val="0"/>
            <w:i w:val="0"/>
            <w:noProof/>
            <w:webHidden/>
            <w:sz w:val="22"/>
            <w:szCs w:val="22"/>
          </w:rPr>
          <w:fldChar w:fldCharType="begin"/>
        </w:r>
        <w:r w:rsidR="0009623B" w:rsidRPr="0009623B">
          <w:rPr>
            <w:rFonts w:ascii="Calibri Light" w:hAnsi="Calibri Light"/>
            <w:b w:val="0"/>
            <w:i w:val="0"/>
            <w:noProof/>
            <w:webHidden/>
            <w:sz w:val="22"/>
            <w:szCs w:val="22"/>
          </w:rPr>
          <w:instrText xml:space="preserve"> PAGEREF _Toc466378253 \h </w:instrText>
        </w:r>
        <w:r w:rsidR="0009623B" w:rsidRPr="0009623B">
          <w:rPr>
            <w:rFonts w:ascii="Calibri Light" w:hAnsi="Calibri Light"/>
            <w:b w:val="0"/>
            <w:i w:val="0"/>
            <w:noProof/>
            <w:webHidden/>
            <w:sz w:val="22"/>
            <w:szCs w:val="22"/>
          </w:rPr>
        </w:r>
        <w:r w:rsidR="0009623B" w:rsidRPr="0009623B">
          <w:rPr>
            <w:rFonts w:ascii="Calibri Light" w:hAnsi="Calibri Light"/>
            <w:b w:val="0"/>
            <w:i w:val="0"/>
            <w:noProof/>
            <w:webHidden/>
            <w:sz w:val="22"/>
            <w:szCs w:val="22"/>
          </w:rPr>
          <w:fldChar w:fldCharType="separate"/>
        </w:r>
        <w:r w:rsidR="0009623B" w:rsidRPr="0009623B">
          <w:rPr>
            <w:rFonts w:ascii="Calibri Light" w:hAnsi="Calibri Light"/>
            <w:b w:val="0"/>
            <w:i w:val="0"/>
            <w:noProof/>
            <w:webHidden/>
            <w:sz w:val="22"/>
            <w:szCs w:val="22"/>
          </w:rPr>
          <w:t>21</w:t>
        </w:r>
        <w:r w:rsidR="0009623B" w:rsidRPr="0009623B">
          <w:rPr>
            <w:rFonts w:ascii="Calibri Light" w:hAnsi="Calibri Light"/>
            <w:b w:val="0"/>
            <w:i w:val="0"/>
            <w:noProof/>
            <w:webHidden/>
            <w:sz w:val="22"/>
            <w:szCs w:val="22"/>
          </w:rPr>
          <w:fldChar w:fldCharType="end"/>
        </w:r>
      </w:hyperlink>
    </w:p>
    <w:p w14:paraId="51F6DC54" w14:textId="77777777" w:rsidR="0009623B" w:rsidRPr="0009623B" w:rsidRDefault="00C548BF">
      <w:pPr>
        <w:pStyle w:val="TOC1"/>
        <w:tabs>
          <w:tab w:val="left" w:pos="480"/>
          <w:tab w:val="right" w:leader="dot" w:pos="9074"/>
        </w:tabs>
        <w:rPr>
          <w:rFonts w:ascii="Calibri Light" w:eastAsiaTheme="minorEastAsia" w:hAnsi="Calibri Light" w:cstheme="minorBidi"/>
          <w:b w:val="0"/>
          <w:bCs w:val="0"/>
          <w:i w:val="0"/>
          <w:iCs w:val="0"/>
          <w:noProof/>
          <w:sz w:val="22"/>
          <w:szCs w:val="22"/>
          <w:lang w:eastAsia="en-US"/>
        </w:rPr>
      </w:pPr>
      <w:hyperlink w:anchor="_Toc466378254" w:history="1">
        <w:r w:rsidR="0009623B" w:rsidRPr="0009623B">
          <w:rPr>
            <w:rStyle w:val="Hyperlink"/>
            <w:rFonts w:ascii="Calibri Light" w:hAnsi="Calibri Light"/>
            <w:b w:val="0"/>
            <w:i w:val="0"/>
            <w:noProof/>
            <w:sz w:val="22"/>
            <w:szCs w:val="22"/>
            <w:u w:val="none"/>
          </w:rPr>
          <w:t>7</w:t>
        </w:r>
        <w:r w:rsidR="0009623B" w:rsidRPr="0009623B">
          <w:rPr>
            <w:rFonts w:ascii="Calibri Light" w:eastAsiaTheme="minorEastAsia" w:hAnsi="Calibri Light" w:cstheme="minorBidi"/>
            <w:b w:val="0"/>
            <w:bCs w:val="0"/>
            <w:i w:val="0"/>
            <w:iCs w:val="0"/>
            <w:noProof/>
            <w:sz w:val="22"/>
            <w:szCs w:val="22"/>
            <w:lang w:eastAsia="en-US"/>
          </w:rPr>
          <w:tab/>
        </w:r>
        <w:r w:rsidR="0009623B" w:rsidRPr="0009623B">
          <w:rPr>
            <w:rStyle w:val="Hyperlink"/>
            <w:rFonts w:ascii="Calibri Light" w:hAnsi="Calibri Light"/>
            <w:b w:val="0"/>
            <w:i w:val="0"/>
            <w:noProof/>
            <w:sz w:val="22"/>
            <w:szCs w:val="22"/>
            <w:u w:val="none"/>
          </w:rPr>
          <w:t>Glossary</w:t>
        </w:r>
        <w:r w:rsidR="0009623B" w:rsidRPr="0009623B">
          <w:rPr>
            <w:rFonts w:ascii="Calibri Light" w:hAnsi="Calibri Light"/>
            <w:b w:val="0"/>
            <w:i w:val="0"/>
            <w:noProof/>
            <w:webHidden/>
            <w:sz w:val="22"/>
            <w:szCs w:val="22"/>
          </w:rPr>
          <w:tab/>
        </w:r>
        <w:r w:rsidR="0009623B" w:rsidRPr="0009623B">
          <w:rPr>
            <w:rFonts w:ascii="Calibri Light" w:hAnsi="Calibri Light"/>
            <w:b w:val="0"/>
            <w:i w:val="0"/>
            <w:noProof/>
            <w:webHidden/>
            <w:sz w:val="22"/>
            <w:szCs w:val="22"/>
          </w:rPr>
          <w:fldChar w:fldCharType="begin"/>
        </w:r>
        <w:r w:rsidR="0009623B" w:rsidRPr="0009623B">
          <w:rPr>
            <w:rFonts w:ascii="Calibri Light" w:hAnsi="Calibri Light"/>
            <w:b w:val="0"/>
            <w:i w:val="0"/>
            <w:noProof/>
            <w:webHidden/>
            <w:sz w:val="22"/>
            <w:szCs w:val="22"/>
          </w:rPr>
          <w:instrText xml:space="preserve"> PAGEREF _Toc466378254 \h </w:instrText>
        </w:r>
        <w:r w:rsidR="0009623B" w:rsidRPr="0009623B">
          <w:rPr>
            <w:rFonts w:ascii="Calibri Light" w:hAnsi="Calibri Light"/>
            <w:b w:val="0"/>
            <w:i w:val="0"/>
            <w:noProof/>
            <w:webHidden/>
            <w:sz w:val="22"/>
            <w:szCs w:val="22"/>
          </w:rPr>
        </w:r>
        <w:r w:rsidR="0009623B" w:rsidRPr="0009623B">
          <w:rPr>
            <w:rFonts w:ascii="Calibri Light" w:hAnsi="Calibri Light"/>
            <w:b w:val="0"/>
            <w:i w:val="0"/>
            <w:noProof/>
            <w:webHidden/>
            <w:sz w:val="22"/>
            <w:szCs w:val="22"/>
          </w:rPr>
          <w:fldChar w:fldCharType="separate"/>
        </w:r>
        <w:r w:rsidR="0009623B" w:rsidRPr="0009623B">
          <w:rPr>
            <w:rFonts w:ascii="Calibri Light" w:hAnsi="Calibri Light"/>
            <w:b w:val="0"/>
            <w:i w:val="0"/>
            <w:noProof/>
            <w:webHidden/>
            <w:sz w:val="22"/>
            <w:szCs w:val="22"/>
          </w:rPr>
          <w:t>21</w:t>
        </w:r>
        <w:r w:rsidR="0009623B" w:rsidRPr="0009623B">
          <w:rPr>
            <w:rFonts w:ascii="Calibri Light" w:hAnsi="Calibri Light"/>
            <w:b w:val="0"/>
            <w:i w:val="0"/>
            <w:noProof/>
            <w:webHidden/>
            <w:sz w:val="22"/>
            <w:szCs w:val="22"/>
          </w:rPr>
          <w:fldChar w:fldCharType="end"/>
        </w:r>
      </w:hyperlink>
    </w:p>
    <w:p w14:paraId="066F7649" w14:textId="77777777" w:rsidR="0097157F" w:rsidRDefault="00667F96" w:rsidP="00667F96">
      <w:pPr>
        <w:spacing w:before="120"/>
        <w:ind w:left="357"/>
        <w:rPr>
          <w:rFonts w:ascii="Arial" w:hAnsi="Arial" w:cs="Arial"/>
          <w:b/>
          <w:szCs w:val="22"/>
        </w:rPr>
      </w:pPr>
      <w:r w:rsidRPr="0009623B">
        <w:rPr>
          <w:rFonts w:ascii="Calibri Light" w:hAnsi="Calibri Light" w:cs="Arial"/>
          <w:bCs/>
          <w:iCs/>
          <w:sz w:val="22"/>
          <w:szCs w:val="22"/>
        </w:rPr>
        <w:fldChar w:fldCharType="end"/>
      </w:r>
    </w:p>
    <w:p w14:paraId="7D1973FB" w14:textId="77777777" w:rsidR="003241E6" w:rsidRPr="003D70C9" w:rsidRDefault="006808CD" w:rsidP="00136548">
      <w:pPr>
        <w:pStyle w:val="Heading1"/>
        <w:numPr>
          <w:ilvl w:val="0"/>
          <w:numId w:val="0"/>
        </w:numPr>
        <w:spacing w:line="360" w:lineRule="auto"/>
        <w:ind w:left="360"/>
        <w:rPr>
          <w:rFonts w:ascii="Calibri Light" w:hAnsi="Calibri Light"/>
        </w:rPr>
      </w:pPr>
      <w:bookmarkStart w:id="1" w:name="_Purpose_of_the"/>
      <w:bookmarkEnd w:id="1"/>
      <w:r>
        <w:rPr>
          <w:szCs w:val="22"/>
        </w:rPr>
        <w:br w:type="page"/>
      </w:r>
      <w:bookmarkStart w:id="2" w:name="_Toc466378247"/>
      <w:r w:rsidR="008270C5" w:rsidRPr="003D70C9">
        <w:rPr>
          <w:rFonts w:ascii="Calibri Light" w:hAnsi="Calibri Light"/>
        </w:rPr>
        <w:lastRenderedPageBreak/>
        <w:t>Purpose</w:t>
      </w:r>
      <w:r w:rsidR="003241E6" w:rsidRPr="003D70C9">
        <w:rPr>
          <w:rFonts w:ascii="Calibri Light" w:hAnsi="Calibri Light"/>
        </w:rPr>
        <w:t xml:space="preserve"> of the Document</w:t>
      </w:r>
      <w:bookmarkEnd w:id="0"/>
      <w:bookmarkEnd w:id="2"/>
    </w:p>
    <w:p w14:paraId="54835D7E" w14:textId="77777777" w:rsidR="0019065B" w:rsidRDefault="0099567B" w:rsidP="0019065B">
      <w:pPr>
        <w:spacing w:before="120"/>
        <w:ind w:left="357"/>
        <w:jc w:val="both"/>
        <w:rPr>
          <w:rFonts w:ascii="Calibri Light" w:hAnsi="Calibri Light" w:cs="Arial"/>
          <w:sz w:val="22"/>
          <w:szCs w:val="22"/>
        </w:rPr>
      </w:pPr>
      <w:r w:rsidRPr="00D42D70">
        <w:rPr>
          <w:rFonts w:ascii="Calibri Light" w:hAnsi="Calibri Light" w:cs="Arial"/>
          <w:sz w:val="22"/>
          <w:szCs w:val="22"/>
        </w:rPr>
        <w:t xml:space="preserve">This document has been designed to capture </w:t>
      </w:r>
      <w:r w:rsidR="00F6264D">
        <w:rPr>
          <w:rFonts w:ascii="Calibri Light" w:hAnsi="Calibri Light" w:cs="Arial"/>
          <w:sz w:val="22"/>
          <w:szCs w:val="22"/>
        </w:rPr>
        <w:t>Project Costing module</w:t>
      </w:r>
      <w:r w:rsidRPr="00D42D70">
        <w:rPr>
          <w:rFonts w:ascii="Calibri Light" w:hAnsi="Calibri Light" w:cs="Arial"/>
          <w:sz w:val="22"/>
          <w:szCs w:val="22"/>
        </w:rPr>
        <w:t xml:space="preserve"> information in the existing PeopleSoft</w:t>
      </w:r>
      <w:r w:rsidR="00F167F6">
        <w:rPr>
          <w:rFonts w:ascii="Calibri Light" w:hAnsi="Calibri Light" w:cs="Arial"/>
          <w:sz w:val="22"/>
          <w:szCs w:val="22"/>
        </w:rPr>
        <w:t xml:space="preserve"> Financials 9.1 system in HSB. </w:t>
      </w:r>
      <w:r w:rsidRPr="00D42D70">
        <w:rPr>
          <w:rFonts w:ascii="Calibri Light" w:hAnsi="Calibri Light" w:cs="Arial"/>
          <w:sz w:val="22"/>
          <w:szCs w:val="22"/>
        </w:rPr>
        <w:t>It includes</w:t>
      </w:r>
      <w:r>
        <w:rPr>
          <w:rFonts w:ascii="Calibri Light" w:hAnsi="Calibri Light" w:cs="Arial"/>
          <w:sz w:val="22"/>
          <w:szCs w:val="22"/>
        </w:rPr>
        <w:t xml:space="preserve"> existing processes, Interfaces, customization </w:t>
      </w:r>
      <w:r w:rsidRPr="00D42D70">
        <w:rPr>
          <w:rFonts w:ascii="Calibri Light" w:hAnsi="Calibri Light" w:cs="Arial"/>
          <w:sz w:val="22"/>
          <w:szCs w:val="22"/>
        </w:rPr>
        <w:t xml:space="preserve">and expectations from </w:t>
      </w:r>
      <w:r w:rsidR="00A85781">
        <w:rPr>
          <w:rFonts w:ascii="Calibri Light" w:hAnsi="Calibri Light" w:cs="Arial"/>
          <w:sz w:val="22"/>
          <w:szCs w:val="22"/>
        </w:rPr>
        <w:t>P</w:t>
      </w:r>
      <w:r w:rsidR="00D9224C">
        <w:rPr>
          <w:rFonts w:ascii="Calibri Light" w:hAnsi="Calibri Light" w:cs="Arial"/>
          <w:sz w:val="22"/>
          <w:szCs w:val="22"/>
        </w:rPr>
        <w:t xml:space="preserve">eopleSoft </w:t>
      </w:r>
      <w:r w:rsidR="008023D3">
        <w:rPr>
          <w:rFonts w:ascii="Calibri Light" w:hAnsi="Calibri Light" w:cs="Arial"/>
          <w:sz w:val="22"/>
          <w:szCs w:val="22"/>
        </w:rPr>
        <w:t>Project Costing</w:t>
      </w:r>
      <w:r w:rsidR="009C5024">
        <w:rPr>
          <w:rFonts w:ascii="Calibri Light" w:hAnsi="Calibri Light" w:cs="Arial"/>
          <w:sz w:val="22"/>
          <w:szCs w:val="22"/>
        </w:rPr>
        <w:t xml:space="preserve"> </w:t>
      </w:r>
      <w:r w:rsidRPr="00D42D70">
        <w:rPr>
          <w:rFonts w:ascii="Calibri Light" w:hAnsi="Calibri Light" w:cs="Arial"/>
          <w:sz w:val="22"/>
          <w:szCs w:val="22"/>
        </w:rPr>
        <w:t xml:space="preserve">system. </w:t>
      </w:r>
      <w:r w:rsidR="0019065B">
        <w:rPr>
          <w:rFonts w:ascii="Calibri Light" w:hAnsi="Calibri Light" w:cs="Arial"/>
          <w:sz w:val="22"/>
          <w:szCs w:val="22"/>
        </w:rPr>
        <w:t xml:space="preserve"> </w:t>
      </w:r>
    </w:p>
    <w:p w14:paraId="4EA6879C" w14:textId="77777777" w:rsidR="0099567B" w:rsidRDefault="0099567B" w:rsidP="0019065B">
      <w:pPr>
        <w:spacing w:before="120"/>
        <w:ind w:left="357"/>
        <w:jc w:val="both"/>
        <w:rPr>
          <w:rFonts w:ascii="Calibri Light" w:hAnsi="Calibri Light" w:cs="Arial"/>
          <w:sz w:val="22"/>
          <w:szCs w:val="22"/>
        </w:rPr>
      </w:pPr>
      <w:r w:rsidRPr="00D42D70">
        <w:rPr>
          <w:rFonts w:ascii="Calibri Light" w:hAnsi="Calibri Light" w:cs="Arial"/>
          <w:sz w:val="22"/>
          <w:szCs w:val="22"/>
        </w:rPr>
        <w:t xml:space="preserve">This document can be used as a snapshot of existing business processes, its mapping with PeopleSoft as of the date. Information captured in this document would facilitate support team to be in sync with the system they would support in </w:t>
      </w:r>
      <w:r w:rsidR="008E135C">
        <w:rPr>
          <w:rFonts w:ascii="Calibri Light" w:hAnsi="Calibri Light" w:cs="Arial"/>
          <w:sz w:val="22"/>
          <w:szCs w:val="22"/>
        </w:rPr>
        <w:t xml:space="preserve">the </w:t>
      </w:r>
      <w:r w:rsidRPr="00D42D70">
        <w:rPr>
          <w:rFonts w:ascii="Calibri Light" w:hAnsi="Calibri Light" w:cs="Arial"/>
          <w:sz w:val="22"/>
          <w:szCs w:val="22"/>
        </w:rPr>
        <w:t xml:space="preserve">future. </w:t>
      </w:r>
    </w:p>
    <w:p w14:paraId="65AD4788" w14:textId="77777777" w:rsidR="00136548" w:rsidRDefault="00136548" w:rsidP="00D84C60">
      <w:pPr>
        <w:spacing w:before="120"/>
        <w:ind w:left="357"/>
        <w:jc w:val="both"/>
        <w:rPr>
          <w:rFonts w:ascii="Calibri Light" w:hAnsi="Calibri Light" w:cs="Arial"/>
          <w:sz w:val="22"/>
          <w:szCs w:val="22"/>
        </w:rPr>
      </w:pPr>
    </w:p>
    <w:p w14:paraId="439E20C5" w14:textId="77777777" w:rsidR="00136548" w:rsidRDefault="00136548" w:rsidP="00D84C60">
      <w:pPr>
        <w:spacing w:before="120"/>
        <w:ind w:left="357"/>
        <w:jc w:val="both"/>
        <w:rPr>
          <w:rFonts w:ascii="Calibri Light" w:hAnsi="Calibri Light" w:cs="Arial"/>
          <w:sz w:val="22"/>
          <w:szCs w:val="22"/>
        </w:rPr>
      </w:pPr>
    </w:p>
    <w:p w14:paraId="245C02C7" w14:textId="77777777" w:rsidR="00136548" w:rsidRDefault="00136548" w:rsidP="00D84C60">
      <w:pPr>
        <w:spacing w:before="120"/>
        <w:ind w:left="357"/>
        <w:jc w:val="both"/>
        <w:rPr>
          <w:rFonts w:ascii="Calibri Light" w:hAnsi="Calibri Light" w:cs="Arial"/>
          <w:sz w:val="22"/>
          <w:szCs w:val="22"/>
        </w:rPr>
      </w:pPr>
    </w:p>
    <w:p w14:paraId="78E364A1" w14:textId="77777777" w:rsidR="00136548" w:rsidRDefault="00136548" w:rsidP="00D84C60">
      <w:pPr>
        <w:spacing w:before="120"/>
        <w:ind w:left="357"/>
        <w:jc w:val="both"/>
        <w:rPr>
          <w:rFonts w:ascii="Calibri Light" w:hAnsi="Calibri Light" w:cs="Arial"/>
          <w:sz w:val="22"/>
          <w:szCs w:val="22"/>
        </w:rPr>
      </w:pPr>
    </w:p>
    <w:p w14:paraId="46987A9C" w14:textId="77777777" w:rsidR="00136548" w:rsidRDefault="00136548" w:rsidP="00D84C60">
      <w:pPr>
        <w:spacing w:before="120"/>
        <w:ind w:left="357"/>
        <w:jc w:val="both"/>
        <w:rPr>
          <w:rFonts w:ascii="Calibri Light" w:hAnsi="Calibri Light" w:cs="Arial"/>
          <w:sz w:val="22"/>
          <w:szCs w:val="22"/>
        </w:rPr>
      </w:pPr>
    </w:p>
    <w:p w14:paraId="62A491E7" w14:textId="77777777" w:rsidR="00136548" w:rsidRDefault="00136548" w:rsidP="00D84C60">
      <w:pPr>
        <w:spacing w:before="120"/>
        <w:ind w:left="357"/>
        <w:jc w:val="both"/>
        <w:rPr>
          <w:rFonts w:ascii="Calibri Light" w:hAnsi="Calibri Light" w:cs="Arial"/>
          <w:sz w:val="22"/>
          <w:szCs w:val="22"/>
        </w:rPr>
      </w:pPr>
    </w:p>
    <w:p w14:paraId="5E7E45F3" w14:textId="77777777" w:rsidR="00136548" w:rsidRDefault="00136548" w:rsidP="00D84C60">
      <w:pPr>
        <w:spacing w:before="120"/>
        <w:ind w:left="357"/>
        <w:jc w:val="both"/>
        <w:rPr>
          <w:rFonts w:ascii="Calibri Light" w:hAnsi="Calibri Light" w:cs="Arial"/>
          <w:sz w:val="22"/>
          <w:szCs w:val="22"/>
        </w:rPr>
      </w:pPr>
    </w:p>
    <w:p w14:paraId="2D4E5EDC" w14:textId="77777777" w:rsidR="00136548" w:rsidRDefault="00136548" w:rsidP="00D84C60">
      <w:pPr>
        <w:spacing w:before="120"/>
        <w:ind w:left="357"/>
        <w:jc w:val="both"/>
        <w:rPr>
          <w:rFonts w:ascii="Calibri Light" w:hAnsi="Calibri Light" w:cs="Arial"/>
          <w:sz w:val="22"/>
          <w:szCs w:val="22"/>
        </w:rPr>
      </w:pPr>
    </w:p>
    <w:p w14:paraId="3299E0C2" w14:textId="77777777" w:rsidR="00136548" w:rsidRDefault="00136548" w:rsidP="00D84C60">
      <w:pPr>
        <w:spacing w:before="120"/>
        <w:ind w:left="357"/>
        <w:jc w:val="both"/>
        <w:rPr>
          <w:rFonts w:ascii="Calibri Light" w:hAnsi="Calibri Light" w:cs="Arial"/>
          <w:sz w:val="22"/>
          <w:szCs w:val="22"/>
        </w:rPr>
      </w:pPr>
    </w:p>
    <w:p w14:paraId="54504D37" w14:textId="77777777" w:rsidR="00136548" w:rsidRDefault="00136548" w:rsidP="00D84C60">
      <w:pPr>
        <w:spacing w:before="120"/>
        <w:ind w:left="357"/>
        <w:jc w:val="both"/>
        <w:rPr>
          <w:rFonts w:ascii="Calibri Light" w:hAnsi="Calibri Light" w:cs="Arial"/>
          <w:sz w:val="22"/>
          <w:szCs w:val="22"/>
        </w:rPr>
      </w:pPr>
    </w:p>
    <w:p w14:paraId="27AF0F8C" w14:textId="77777777" w:rsidR="00136548" w:rsidRDefault="00136548" w:rsidP="00D84C60">
      <w:pPr>
        <w:spacing w:before="120"/>
        <w:ind w:left="357"/>
        <w:jc w:val="both"/>
        <w:rPr>
          <w:rFonts w:ascii="Calibri Light" w:hAnsi="Calibri Light" w:cs="Arial"/>
          <w:sz w:val="22"/>
          <w:szCs w:val="22"/>
        </w:rPr>
      </w:pPr>
    </w:p>
    <w:p w14:paraId="01F43C2A" w14:textId="77777777" w:rsidR="00136548" w:rsidRDefault="00136548" w:rsidP="00D84C60">
      <w:pPr>
        <w:spacing w:before="120"/>
        <w:ind w:left="357"/>
        <w:jc w:val="both"/>
        <w:rPr>
          <w:rFonts w:ascii="Calibri Light" w:hAnsi="Calibri Light" w:cs="Arial"/>
          <w:sz w:val="22"/>
          <w:szCs w:val="22"/>
        </w:rPr>
      </w:pPr>
    </w:p>
    <w:p w14:paraId="11B4C39E" w14:textId="77777777" w:rsidR="00136548" w:rsidRDefault="00136548" w:rsidP="00D84C60">
      <w:pPr>
        <w:spacing w:before="120"/>
        <w:ind w:left="357"/>
        <w:jc w:val="both"/>
        <w:rPr>
          <w:rFonts w:ascii="Calibri Light" w:hAnsi="Calibri Light" w:cs="Arial"/>
          <w:sz w:val="22"/>
          <w:szCs w:val="22"/>
        </w:rPr>
      </w:pPr>
    </w:p>
    <w:p w14:paraId="5EC14C41" w14:textId="77777777" w:rsidR="00136548" w:rsidRDefault="00136548" w:rsidP="00D84C60">
      <w:pPr>
        <w:spacing w:before="120"/>
        <w:ind w:left="357"/>
        <w:jc w:val="both"/>
        <w:rPr>
          <w:rFonts w:ascii="Calibri Light" w:hAnsi="Calibri Light" w:cs="Arial"/>
          <w:sz w:val="22"/>
          <w:szCs w:val="22"/>
        </w:rPr>
      </w:pPr>
    </w:p>
    <w:p w14:paraId="389751E0" w14:textId="77777777" w:rsidR="00136548" w:rsidRDefault="00136548" w:rsidP="00D84C60">
      <w:pPr>
        <w:spacing w:before="120"/>
        <w:ind w:left="357"/>
        <w:jc w:val="both"/>
        <w:rPr>
          <w:rFonts w:ascii="Calibri Light" w:hAnsi="Calibri Light" w:cs="Arial"/>
          <w:sz w:val="22"/>
          <w:szCs w:val="22"/>
        </w:rPr>
      </w:pPr>
    </w:p>
    <w:p w14:paraId="202CC64F" w14:textId="77777777" w:rsidR="00136548" w:rsidRDefault="00136548" w:rsidP="00D84C60">
      <w:pPr>
        <w:spacing w:before="120"/>
        <w:ind w:left="357"/>
        <w:jc w:val="both"/>
        <w:rPr>
          <w:rFonts w:ascii="Calibri Light" w:hAnsi="Calibri Light" w:cs="Arial"/>
          <w:sz w:val="22"/>
          <w:szCs w:val="22"/>
        </w:rPr>
      </w:pPr>
    </w:p>
    <w:p w14:paraId="70C0868F" w14:textId="77777777" w:rsidR="00136548" w:rsidRDefault="00136548" w:rsidP="00D84C60">
      <w:pPr>
        <w:spacing w:before="120"/>
        <w:ind w:left="357"/>
        <w:jc w:val="both"/>
        <w:rPr>
          <w:rFonts w:ascii="Calibri Light" w:hAnsi="Calibri Light" w:cs="Arial"/>
          <w:sz w:val="22"/>
          <w:szCs w:val="22"/>
        </w:rPr>
      </w:pPr>
    </w:p>
    <w:p w14:paraId="24F70F31" w14:textId="77777777" w:rsidR="00136548" w:rsidRDefault="00136548" w:rsidP="00D84C60">
      <w:pPr>
        <w:spacing w:before="120"/>
        <w:ind w:left="357"/>
        <w:jc w:val="both"/>
        <w:rPr>
          <w:rFonts w:ascii="Calibri Light" w:hAnsi="Calibri Light" w:cs="Arial"/>
          <w:sz w:val="22"/>
          <w:szCs w:val="22"/>
        </w:rPr>
      </w:pPr>
    </w:p>
    <w:p w14:paraId="350E8C5D" w14:textId="77777777" w:rsidR="00136548" w:rsidRDefault="00136548" w:rsidP="00D84C60">
      <w:pPr>
        <w:spacing w:before="120"/>
        <w:ind w:left="357"/>
        <w:jc w:val="both"/>
        <w:rPr>
          <w:rFonts w:ascii="Calibri Light" w:hAnsi="Calibri Light" w:cs="Arial"/>
          <w:sz w:val="22"/>
          <w:szCs w:val="22"/>
        </w:rPr>
      </w:pPr>
    </w:p>
    <w:p w14:paraId="0A2BA328" w14:textId="77777777" w:rsidR="00136548" w:rsidRDefault="00136548" w:rsidP="00D84C60">
      <w:pPr>
        <w:spacing w:before="120"/>
        <w:ind w:left="357"/>
        <w:jc w:val="both"/>
        <w:rPr>
          <w:rFonts w:ascii="Calibri Light" w:hAnsi="Calibri Light" w:cs="Arial"/>
          <w:sz w:val="22"/>
          <w:szCs w:val="22"/>
        </w:rPr>
      </w:pPr>
    </w:p>
    <w:p w14:paraId="471EE111" w14:textId="77777777" w:rsidR="00136548" w:rsidRDefault="00136548" w:rsidP="00D84C60">
      <w:pPr>
        <w:spacing w:before="120"/>
        <w:ind w:left="357"/>
        <w:jc w:val="both"/>
        <w:rPr>
          <w:rFonts w:ascii="Calibri Light" w:hAnsi="Calibri Light" w:cs="Arial"/>
          <w:sz w:val="22"/>
          <w:szCs w:val="22"/>
        </w:rPr>
      </w:pPr>
    </w:p>
    <w:p w14:paraId="06AD111C" w14:textId="77777777" w:rsidR="00136548" w:rsidRDefault="00136548" w:rsidP="00D84C60">
      <w:pPr>
        <w:spacing w:before="120"/>
        <w:ind w:left="357"/>
        <w:jc w:val="both"/>
        <w:rPr>
          <w:rFonts w:ascii="Calibri Light" w:hAnsi="Calibri Light" w:cs="Arial"/>
          <w:sz w:val="22"/>
          <w:szCs w:val="22"/>
        </w:rPr>
      </w:pPr>
    </w:p>
    <w:p w14:paraId="38762109" w14:textId="77777777" w:rsidR="00136548" w:rsidRDefault="00136548" w:rsidP="00D84C60">
      <w:pPr>
        <w:spacing w:before="120"/>
        <w:ind w:left="357"/>
        <w:jc w:val="both"/>
        <w:rPr>
          <w:rFonts w:ascii="Calibri Light" w:hAnsi="Calibri Light" w:cs="Arial"/>
          <w:sz w:val="22"/>
          <w:szCs w:val="22"/>
        </w:rPr>
      </w:pPr>
    </w:p>
    <w:p w14:paraId="26DE2326" w14:textId="77777777" w:rsidR="00136548" w:rsidRDefault="00136548" w:rsidP="00D84C60">
      <w:pPr>
        <w:spacing w:before="120"/>
        <w:ind w:left="357"/>
        <w:jc w:val="both"/>
        <w:rPr>
          <w:rFonts w:ascii="Calibri Light" w:hAnsi="Calibri Light" w:cs="Arial"/>
          <w:sz w:val="22"/>
          <w:szCs w:val="22"/>
        </w:rPr>
      </w:pPr>
    </w:p>
    <w:p w14:paraId="32F72A38" w14:textId="77777777" w:rsidR="00136548" w:rsidRDefault="00136548" w:rsidP="00D84C60">
      <w:pPr>
        <w:spacing w:before="120"/>
        <w:ind w:left="357"/>
        <w:jc w:val="both"/>
        <w:rPr>
          <w:rFonts w:ascii="Calibri Light" w:hAnsi="Calibri Light" w:cs="Arial"/>
          <w:sz w:val="22"/>
          <w:szCs w:val="22"/>
        </w:rPr>
      </w:pPr>
    </w:p>
    <w:p w14:paraId="4F1B6FC6" w14:textId="77777777" w:rsidR="00136548" w:rsidRDefault="00136548" w:rsidP="00D84C60">
      <w:pPr>
        <w:spacing w:before="120"/>
        <w:ind w:left="357"/>
        <w:jc w:val="both"/>
        <w:rPr>
          <w:rFonts w:ascii="Calibri Light" w:hAnsi="Calibri Light" w:cs="Arial"/>
          <w:sz w:val="22"/>
          <w:szCs w:val="22"/>
        </w:rPr>
      </w:pPr>
    </w:p>
    <w:p w14:paraId="6A9BD911" w14:textId="77777777" w:rsidR="00136548" w:rsidRPr="00D42D70" w:rsidRDefault="00136548" w:rsidP="00D84C60">
      <w:pPr>
        <w:spacing w:before="120"/>
        <w:ind w:left="357"/>
        <w:jc w:val="both"/>
        <w:rPr>
          <w:rFonts w:ascii="Calibri Light" w:hAnsi="Calibri Light" w:cs="Arial"/>
          <w:sz w:val="22"/>
          <w:szCs w:val="22"/>
        </w:rPr>
      </w:pPr>
    </w:p>
    <w:p w14:paraId="77E34EB8" w14:textId="77777777" w:rsidR="00777B7D" w:rsidRDefault="00777B7D" w:rsidP="00BF4ED1">
      <w:pPr>
        <w:ind w:left="360"/>
        <w:rPr>
          <w:rFonts w:ascii="Arial" w:hAnsi="Arial" w:cs="Arial"/>
          <w:sz w:val="20"/>
          <w:szCs w:val="22"/>
        </w:rPr>
      </w:pPr>
    </w:p>
    <w:p w14:paraId="664FD81C" w14:textId="77777777" w:rsidR="00F2593A" w:rsidRPr="00054AA6" w:rsidRDefault="00F2593A" w:rsidP="00BF4ED1">
      <w:pPr>
        <w:pStyle w:val="Heading1"/>
        <w:tabs>
          <w:tab w:val="num" w:pos="360"/>
        </w:tabs>
        <w:spacing w:line="360" w:lineRule="auto"/>
        <w:ind w:left="360" w:hanging="360"/>
        <w:rPr>
          <w:rFonts w:ascii="Calibri Light" w:hAnsi="Calibri Light"/>
        </w:rPr>
      </w:pPr>
      <w:bookmarkStart w:id="3" w:name="_Toc466378248"/>
      <w:bookmarkStart w:id="4" w:name="_Toc96143105"/>
      <w:r w:rsidRPr="00054AA6">
        <w:rPr>
          <w:rFonts w:ascii="Calibri Light" w:hAnsi="Calibri Light"/>
        </w:rPr>
        <w:lastRenderedPageBreak/>
        <w:t>Module Overview</w:t>
      </w:r>
      <w:bookmarkEnd w:id="3"/>
    </w:p>
    <w:p w14:paraId="2022A056" w14:textId="7C47ECD2" w:rsidR="0099567B" w:rsidRDefault="0099567B" w:rsidP="00D84C60">
      <w:pPr>
        <w:spacing w:before="120"/>
        <w:ind w:left="357"/>
        <w:jc w:val="both"/>
        <w:rPr>
          <w:rFonts w:ascii="Calibri Light" w:hAnsi="Calibri Light" w:cs="Arial"/>
          <w:sz w:val="22"/>
          <w:szCs w:val="22"/>
        </w:rPr>
      </w:pPr>
      <w:r w:rsidRPr="000F645C">
        <w:rPr>
          <w:rFonts w:ascii="Calibri Light" w:hAnsi="Calibri Light" w:cs="Arial"/>
          <w:sz w:val="22"/>
          <w:szCs w:val="22"/>
        </w:rPr>
        <w:t xml:space="preserve">HSB uses PeopleSoft </w:t>
      </w:r>
      <w:r w:rsidR="001B2237">
        <w:rPr>
          <w:rFonts w:ascii="Calibri Light" w:hAnsi="Calibri Light" w:cs="Arial"/>
          <w:sz w:val="22"/>
          <w:szCs w:val="22"/>
        </w:rPr>
        <w:t>Project Costing</w:t>
      </w:r>
      <w:r w:rsidRPr="000F645C">
        <w:rPr>
          <w:rFonts w:ascii="Calibri Light" w:hAnsi="Calibri Light" w:cs="Arial"/>
          <w:sz w:val="22"/>
          <w:szCs w:val="22"/>
        </w:rPr>
        <w:t xml:space="preserve"> module</w:t>
      </w:r>
      <w:r w:rsidR="00E06F92">
        <w:rPr>
          <w:rFonts w:ascii="Calibri Light" w:hAnsi="Calibri Light" w:cs="Arial"/>
          <w:sz w:val="22"/>
          <w:szCs w:val="22"/>
        </w:rPr>
        <w:t xml:space="preserve"> to </w:t>
      </w:r>
      <w:r w:rsidR="007A0926">
        <w:rPr>
          <w:rFonts w:ascii="Calibri Light" w:hAnsi="Calibri Light" w:cs="Arial"/>
          <w:sz w:val="22"/>
          <w:szCs w:val="22"/>
        </w:rPr>
        <w:t xml:space="preserve">track and </w:t>
      </w:r>
      <w:r w:rsidR="00471AE9">
        <w:rPr>
          <w:rFonts w:ascii="Calibri Light" w:hAnsi="Calibri Light" w:cs="Arial"/>
          <w:sz w:val="22"/>
          <w:szCs w:val="22"/>
        </w:rPr>
        <w:t>analyze</w:t>
      </w:r>
      <w:r w:rsidR="007A0926">
        <w:rPr>
          <w:rFonts w:ascii="Calibri Light" w:hAnsi="Calibri Light" w:cs="Arial"/>
          <w:sz w:val="22"/>
          <w:szCs w:val="22"/>
        </w:rPr>
        <w:t xml:space="preserve"> </w:t>
      </w:r>
      <w:r w:rsidR="001B2237">
        <w:rPr>
          <w:rFonts w:ascii="Calibri Light" w:hAnsi="Calibri Light" w:cs="Arial"/>
          <w:sz w:val="22"/>
          <w:szCs w:val="22"/>
        </w:rPr>
        <w:t>the</w:t>
      </w:r>
      <w:r w:rsidR="007A0926">
        <w:rPr>
          <w:rFonts w:ascii="Calibri Light" w:hAnsi="Calibri Light" w:cs="Arial"/>
          <w:sz w:val="22"/>
          <w:szCs w:val="22"/>
        </w:rPr>
        <w:t xml:space="preserve"> cost</w:t>
      </w:r>
      <w:r w:rsidR="001B2237">
        <w:rPr>
          <w:rFonts w:ascii="Calibri Light" w:hAnsi="Calibri Light" w:cs="Arial"/>
          <w:sz w:val="22"/>
          <w:szCs w:val="22"/>
        </w:rPr>
        <w:t xml:space="preserve"> of services provided to the </w:t>
      </w:r>
      <w:commentRangeStart w:id="5"/>
      <w:r w:rsidR="004A22FD">
        <w:rPr>
          <w:rFonts w:ascii="Calibri Light" w:hAnsi="Calibri Light" w:cs="Arial"/>
          <w:sz w:val="22"/>
          <w:szCs w:val="22"/>
        </w:rPr>
        <w:t xml:space="preserve">customer. </w:t>
      </w:r>
      <w:r w:rsidR="00D30D1D" w:rsidRPr="00320790">
        <w:rPr>
          <w:rFonts w:ascii="Calibri Light" w:hAnsi="Calibri Light" w:cs="Arial"/>
          <w:sz w:val="22"/>
          <w:szCs w:val="22"/>
        </w:rPr>
        <w:t>It is also used to maintain allocation within PeopleSoft</w:t>
      </w:r>
      <w:commentRangeEnd w:id="5"/>
      <w:r w:rsidR="00A61BD0" w:rsidRPr="00320790">
        <w:rPr>
          <w:rStyle w:val="CommentReference"/>
        </w:rPr>
        <w:commentReference w:id="5"/>
      </w:r>
      <w:r w:rsidR="00D30D1D">
        <w:rPr>
          <w:rFonts w:ascii="Calibri Light" w:hAnsi="Calibri Light" w:cs="Arial"/>
          <w:sz w:val="22"/>
          <w:szCs w:val="22"/>
        </w:rPr>
        <w:t>.</w:t>
      </w:r>
      <w:r w:rsidR="001B2237">
        <w:rPr>
          <w:rFonts w:ascii="Calibri Light" w:hAnsi="Calibri Light" w:cs="Arial"/>
          <w:sz w:val="22"/>
          <w:szCs w:val="22"/>
        </w:rPr>
        <w:t xml:space="preserve"> </w:t>
      </w:r>
      <w:r w:rsidR="00EF41A7">
        <w:rPr>
          <w:rFonts w:ascii="Calibri Light" w:hAnsi="Calibri Light" w:cs="Arial"/>
          <w:sz w:val="22"/>
          <w:szCs w:val="22"/>
        </w:rPr>
        <w:t xml:space="preserve">Currently, </w:t>
      </w:r>
      <w:r w:rsidR="00EB1A9B">
        <w:rPr>
          <w:rFonts w:ascii="Calibri Light" w:hAnsi="Calibri Light" w:cs="Arial"/>
          <w:sz w:val="22"/>
          <w:szCs w:val="22"/>
        </w:rPr>
        <w:t>Project Costing</w:t>
      </w:r>
      <w:r w:rsidR="000D4FA6">
        <w:rPr>
          <w:rFonts w:ascii="Calibri Light" w:hAnsi="Calibri Light" w:cs="Arial"/>
          <w:sz w:val="22"/>
          <w:szCs w:val="22"/>
        </w:rPr>
        <w:t xml:space="preserve"> module</w:t>
      </w:r>
      <w:r w:rsidR="00814D6C">
        <w:rPr>
          <w:rFonts w:ascii="Calibri Light" w:hAnsi="Calibri Light" w:cs="Arial"/>
          <w:sz w:val="22"/>
          <w:szCs w:val="22"/>
        </w:rPr>
        <w:t xml:space="preserve"> is integrated with</w:t>
      </w:r>
      <w:r w:rsidR="006976BC">
        <w:rPr>
          <w:rFonts w:ascii="Calibri Light" w:hAnsi="Calibri Light" w:cs="Arial"/>
          <w:sz w:val="22"/>
          <w:szCs w:val="22"/>
        </w:rPr>
        <w:t xml:space="preserve"> </w:t>
      </w:r>
      <w:r w:rsidR="00406C2D">
        <w:rPr>
          <w:rFonts w:ascii="Calibri Light" w:hAnsi="Calibri Light" w:cs="Arial"/>
          <w:sz w:val="22"/>
          <w:szCs w:val="22"/>
        </w:rPr>
        <w:t xml:space="preserve">Billing, Contracts, General Ledger, </w:t>
      </w:r>
      <w:r w:rsidR="00E347FF" w:rsidRPr="00D30D1D">
        <w:rPr>
          <w:rFonts w:ascii="Calibri Light" w:hAnsi="Calibri Light" w:cs="Arial"/>
          <w:sz w:val="22"/>
          <w:szCs w:val="22"/>
        </w:rPr>
        <w:t>SAP HR</w:t>
      </w:r>
      <w:r w:rsidR="00E347FF">
        <w:rPr>
          <w:rFonts w:ascii="Calibri Light" w:hAnsi="Calibri Light" w:cs="Arial"/>
          <w:sz w:val="22"/>
          <w:szCs w:val="22"/>
        </w:rPr>
        <w:t xml:space="preserve"> and Lotus Notes Genesys </w:t>
      </w:r>
      <w:r w:rsidR="00771D41">
        <w:rPr>
          <w:rFonts w:ascii="Calibri Light" w:hAnsi="Calibri Light" w:cs="Arial"/>
          <w:sz w:val="22"/>
          <w:szCs w:val="22"/>
        </w:rPr>
        <w:t>application</w:t>
      </w:r>
      <w:r w:rsidR="00814D6C">
        <w:rPr>
          <w:rFonts w:ascii="Calibri Light" w:hAnsi="Calibri Light" w:cs="Arial"/>
          <w:sz w:val="22"/>
          <w:szCs w:val="22"/>
        </w:rPr>
        <w:t>.</w:t>
      </w:r>
      <w:r w:rsidR="00A22685">
        <w:rPr>
          <w:rFonts w:ascii="Calibri Light" w:hAnsi="Calibri Light" w:cs="Arial"/>
          <w:sz w:val="22"/>
          <w:szCs w:val="22"/>
        </w:rPr>
        <w:t xml:space="preserve"> </w:t>
      </w:r>
    </w:p>
    <w:p w14:paraId="6B6DC7E0" w14:textId="77777777" w:rsidR="00B50049" w:rsidRDefault="00B50049" w:rsidP="005A162F">
      <w:pPr>
        <w:jc w:val="both"/>
        <w:rPr>
          <w:rFonts w:ascii="Arial" w:hAnsi="Arial" w:cs="Arial"/>
          <w:sz w:val="20"/>
          <w:szCs w:val="22"/>
        </w:rPr>
      </w:pPr>
    </w:p>
    <w:p w14:paraId="6D99C4E6" w14:textId="77777777" w:rsidR="00B12057" w:rsidRDefault="00EF2F07" w:rsidP="005A3467">
      <w:pPr>
        <w:jc w:val="both"/>
        <w:rPr>
          <w:rFonts w:ascii="Calibri Light" w:hAnsi="Calibri Light" w:cs="Arial"/>
          <w:b/>
          <w:sz w:val="22"/>
          <w:szCs w:val="22"/>
        </w:rPr>
      </w:pPr>
      <w:r>
        <w:rPr>
          <w:rFonts w:ascii="Arial" w:hAnsi="Arial" w:cs="Arial"/>
          <w:sz w:val="20"/>
          <w:szCs w:val="22"/>
        </w:rPr>
        <w:t xml:space="preserve">       </w:t>
      </w:r>
      <w:r w:rsidR="005812EB" w:rsidRPr="00F51EFE">
        <w:rPr>
          <w:rFonts w:ascii="Calibri Light" w:hAnsi="Calibri Light" w:cs="Arial"/>
          <w:b/>
          <w:sz w:val="22"/>
          <w:szCs w:val="22"/>
        </w:rPr>
        <w:t>Data flow diagram</w:t>
      </w:r>
    </w:p>
    <w:p w14:paraId="3F239461" w14:textId="77777777" w:rsidR="00B12057" w:rsidRDefault="00B12057" w:rsidP="00817AE6">
      <w:pPr>
        <w:jc w:val="both"/>
        <w:rPr>
          <w:rFonts w:ascii="Calibri Light" w:hAnsi="Calibri Light" w:cs="Arial"/>
          <w:b/>
          <w:sz w:val="22"/>
          <w:szCs w:val="22"/>
        </w:rPr>
      </w:pPr>
    </w:p>
    <w:p w14:paraId="53002B92" w14:textId="77777777" w:rsidR="00A45DBF" w:rsidRDefault="00CF420D" w:rsidP="00A45DBF">
      <w:pPr>
        <w:ind w:left="2160" w:firstLine="720"/>
        <w:rPr>
          <w:b/>
          <w:i/>
          <w:color w:val="002060"/>
          <w:sz w:val="28"/>
          <w:szCs w:val="28"/>
        </w:rPr>
      </w:pPr>
      <w:r>
        <w:rPr>
          <w:b/>
          <w:i/>
          <w:noProof/>
          <w:color w:val="002060"/>
          <w:sz w:val="28"/>
          <w:szCs w:val="28"/>
          <w:lang w:val="en-IN" w:eastAsia="en-IN"/>
        </w:rPr>
        <mc:AlternateContent>
          <mc:Choice Requires="wps">
            <w:drawing>
              <wp:anchor distT="0" distB="0" distL="114300" distR="114300" simplePos="0" relativeHeight="251650560" behindDoc="0" locked="0" layoutInCell="1" allowOverlap="1" wp14:anchorId="682E6F5A" wp14:editId="35950CF0">
                <wp:simplePos x="0" y="0"/>
                <wp:positionH relativeFrom="column">
                  <wp:posOffset>-372110</wp:posOffset>
                </wp:positionH>
                <wp:positionV relativeFrom="paragraph">
                  <wp:posOffset>227330</wp:posOffset>
                </wp:positionV>
                <wp:extent cx="6400800" cy="481012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6400800" cy="4810125"/>
                        </a:xfrm>
                        <a:prstGeom prst="rect">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E312C4" id="Rectangle 4" o:spid="_x0000_s1026" style="position:absolute;margin-left:-29.3pt;margin-top:17.9pt;width:7in;height:378.7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" filled="f" strokecolor="#002060" strokeweight="2pt"/>
            </w:pict>
          </mc:Fallback>
        </mc:AlternateContent>
      </w:r>
    </w:p>
    <w:p w14:paraId="4894742D" w14:textId="77777777" w:rsidR="00A45DBF" w:rsidRDefault="00A45DBF" w:rsidP="00817AE6">
      <w:pPr>
        <w:jc w:val="both"/>
        <w:rPr>
          <w:rFonts w:ascii="Calibri Light" w:hAnsi="Calibri Light" w:cs="Arial"/>
          <w:b/>
          <w:sz w:val="22"/>
          <w:szCs w:val="22"/>
        </w:rPr>
      </w:pPr>
    </w:p>
    <w:p w14:paraId="0239D105" w14:textId="77777777" w:rsidR="00CF420D" w:rsidRDefault="00CF420D" w:rsidP="00817AE6">
      <w:pPr>
        <w:jc w:val="both"/>
        <w:rPr>
          <w:rFonts w:ascii="Calibri Light" w:hAnsi="Calibri Light" w:cs="Arial"/>
          <w:b/>
          <w:sz w:val="22"/>
          <w:szCs w:val="22"/>
        </w:rPr>
      </w:pPr>
    </w:p>
    <w:p w14:paraId="7F146B27" w14:textId="77777777" w:rsidR="00CF420D" w:rsidRPr="00CF420D" w:rsidRDefault="00EC70F2" w:rsidP="00CF420D">
      <w:pPr>
        <w:ind w:left="2160" w:firstLine="720"/>
        <w:rPr>
          <w:b/>
          <w:i/>
          <w:color w:val="002060"/>
          <w:sz w:val="28"/>
          <w:szCs w:val="28"/>
        </w:rPr>
      </w:pPr>
      <w:r>
        <w:rPr>
          <w:b/>
          <w:i/>
          <w:color w:val="002060"/>
          <w:sz w:val="28"/>
          <w:szCs w:val="28"/>
        </w:rPr>
        <w:t>Project Costing</w:t>
      </w:r>
      <w:r w:rsidR="00CF420D">
        <w:rPr>
          <w:b/>
          <w:i/>
          <w:color w:val="002060"/>
          <w:sz w:val="28"/>
          <w:szCs w:val="28"/>
        </w:rPr>
        <w:t>- Data Flow</w:t>
      </w:r>
    </w:p>
    <w:p w14:paraId="4D5FBC2B" w14:textId="77777777" w:rsidR="00A45DBF" w:rsidRDefault="00A45DBF" w:rsidP="00817AE6">
      <w:pPr>
        <w:jc w:val="both"/>
        <w:rPr>
          <w:rFonts w:ascii="Calibri Light" w:hAnsi="Calibri Light" w:cs="Arial"/>
          <w:b/>
          <w:sz w:val="22"/>
          <w:szCs w:val="22"/>
        </w:rPr>
      </w:pPr>
    </w:p>
    <w:p w14:paraId="6CC297E8" w14:textId="77777777" w:rsidR="00A45DBF" w:rsidRDefault="00CF420D" w:rsidP="00817AE6">
      <w:pPr>
        <w:jc w:val="both"/>
        <w:rPr>
          <w:rFonts w:ascii="Calibri Light" w:hAnsi="Calibri Light" w:cs="Arial"/>
          <w:b/>
          <w:sz w:val="22"/>
          <w:szCs w:val="22"/>
        </w:rPr>
      </w:pPr>
      <w:r>
        <w:rPr>
          <w:rFonts w:ascii="Calibri Light" w:hAnsi="Calibri Light" w:cs="Arial"/>
          <w:b/>
          <w:noProof/>
          <w:sz w:val="22"/>
          <w:szCs w:val="22"/>
          <w:lang w:val="en-IN" w:eastAsia="en-IN"/>
        </w:rPr>
        <mc:AlternateContent>
          <mc:Choice Requires="wps">
            <w:drawing>
              <wp:anchor distT="0" distB="0" distL="114300" distR="114300" simplePos="0" relativeHeight="251653632" behindDoc="0" locked="0" layoutInCell="1" allowOverlap="1" wp14:anchorId="46CF858A" wp14:editId="2242CE56">
                <wp:simplePos x="0" y="0"/>
                <wp:positionH relativeFrom="column">
                  <wp:posOffset>2256790</wp:posOffset>
                </wp:positionH>
                <wp:positionV relativeFrom="paragraph">
                  <wp:posOffset>153670</wp:posOffset>
                </wp:positionV>
                <wp:extent cx="1333500" cy="706755"/>
                <wp:effectExtent l="0" t="0" r="19050" b="17145"/>
                <wp:wrapNone/>
                <wp:docPr id="13" name="Rounded Rectangle 13"/>
                <wp:cNvGraphicFramePr/>
                <a:graphic xmlns:a="http://schemas.openxmlformats.org/drawingml/2006/main">
                  <a:graphicData uri="http://schemas.microsoft.com/office/word/2010/wordprocessingShape">
                    <wps:wsp>
                      <wps:cNvSpPr/>
                      <wps:spPr>
                        <a:xfrm>
                          <a:off x="0" y="0"/>
                          <a:ext cx="1333500" cy="706755"/>
                        </a:xfrm>
                        <a:prstGeom prst="roundRect">
                          <a:avLst/>
                        </a:prstGeom>
                        <a:solidFill>
                          <a:schemeClr val="tx2">
                            <a:lumMod val="75000"/>
                          </a:schemeClr>
                        </a:solidFill>
                        <a:ln w="12700">
                          <a:solidFill>
                            <a:schemeClr val="tx2">
                              <a:lumMod val="40000"/>
                              <a:lumOff val="60000"/>
                            </a:schemeClr>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72EC7E04" w14:textId="77777777" w:rsidR="00A45DBF" w:rsidRPr="005C64AD" w:rsidRDefault="00A45DBF" w:rsidP="00A45DBF">
                            <w:pPr>
                              <w:pStyle w:val="NormalWeb"/>
                              <w:spacing w:before="0" w:beforeAutospacing="0" w:after="0" w:afterAutospacing="0"/>
                              <w:jc w:val="center"/>
                              <w:rPr>
                                <w:rFonts w:ascii="Calibri Light" w:hAnsi="Calibri Light"/>
                                <w:b/>
                                <w:color w:val="FFFFFF" w:themeColor="background1"/>
                                <w:sz w:val="22"/>
                                <w:szCs w:val="22"/>
                              </w:rPr>
                            </w:pPr>
                            <w:r>
                              <w:rPr>
                                <w:rFonts w:ascii="Calibri Light" w:hAnsi="Calibri Light"/>
                                <w:b/>
                                <w:color w:val="FFFFFF" w:themeColor="background1"/>
                                <w:sz w:val="22"/>
                                <w:szCs w:val="22"/>
                              </w:rPr>
                              <w:t>Lotus Notes / Genesys Time &amp; Expense Tracking</w:t>
                            </w:r>
                          </w:p>
                        </w:txbxContent>
                      </wps:txbx>
                      <wps:bodyPr wrap="square" rtlCol="0" anchor="ctr">
                        <a:noAutofit/>
                      </wps:bodyPr>
                    </wps:wsp>
                  </a:graphicData>
                </a:graphic>
              </wp:anchor>
            </w:drawing>
          </mc:Choice>
          <mc:Fallback>
            <w:pict>
              <v:roundrect w14:anchorId="46CF858A" id="Rounded Rectangle 13" o:spid="_x0000_s1026" style="position:absolute;left:0;text-align:left;margin-left:177.7pt;margin-top:12.1pt;width:105pt;height:55.65pt;z-index:251653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" fillcolor="#17365d [2415]" strokecolor="#8db3e2 [1311]" strokeweight="1pt">
                <v:textbox>
                  <w:txbxContent>
                    <w:p w14:paraId="72EC7E04" w14:textId="77777777" w:rsidR="00A45DBF" w:rsidRPr="005C64AD" w:rsidRDefault="00A45DBF" w:rsidP="00A45DBF">
                      <w:pPr>
                        <w:pStyle w:val="NormalWeb"/>
                        <w:spacing w:before="0" w:beforeAutospacing="0" w:after="0" w:afterAutospacing="0"/>
                        <w:jc w:val="center"/>
                        <w:rPr>
                          <w:rFonts w:ascii="Calibri Light" w:hAnsi="Calibri Light"/>
                          <w:b/>
                          <w:color w:val="FFFFFF" w:themeColor="background1"/>
                          <w:sz w:val="22"/>
                          <w:szCs w:val="22"/>
                        </w:rPr>
                      </w:pPr>
                      <w:r>
                        <w:rPr>
                          <w:rFonts w:ascii="Calibri Light" w:hAnsi="Calibri Light"/>
                          <w:b/>
                          <w:color w:val="FFFFFF" w:themeColor="background1"/>
                          <w:sz w:val="22"/>
                          <w:szCs w:val="22"/>
                        </w:rPr>
                        <w:t>Lotus Notes / Genesys Time &amp; Expense Tracking</w:t>
                      </w:r>
                    </w:p>
                  </w:txbxContent>
                </v:textbox>
              </v:roundrect>
            </w:pict>
          </mc:Fallback>
        </mc:AlternateContent>
      </w:r>
    </w:p>
    <w:p w14:paraId="004A9AC4" w14:textId="77777777" w:rsidR="00A45DBF" w:rsidRDefault="00A45DBF" w:rsidP="00817AE6">
      <w:pPr>
        <w:jc w:val="both"/>
        <w:rPr>
          <w:rFonts w:ascii="Calibri Light" w:hAnsi="Calibri Light" w:cs="Arial"/>
          <w:b/>
          <w:sz w:val="22"/>
          <w:szCs w:val="22"/>
        </w:rPr>
      </w:pPr>
    </w:p>
    <w:p w14:paraId="492011DE" w14:textId="77777777" w:rsidR="00A45DBF" w:rsidRDefault="00A45DBF" w:rsidP="00817AE6">
      <w:pPr>
        <w:jc w:val="both"/>
        <w:rPr>
          <w:rFonts w:ascii="Calibri Light" w:hAnsi="Calibri Light" w:cs="Arial"/>
          <w:b/>
          <w:sz w:val="22"/>
          <w:szCs w:val="22"/>
        </w:rPr>
      </w:pPr>
    </w:p>
    <w:p w14:paraId="6E5A421F" w14:textId="77777777" w:rsidR="00A45DBF" w:rsidRDefault="00A45DBF" w:rsidP="00817AE6">
      <w:pPr>
        <w:jc w:val="both"/>
        <w:rPr>
          <w:rFonts w:ascii="Calibri Light" w:hAnsi="Calibri Light" w:cs="Arial"/>
          <w:b/>
          <w:sz w:val="22"/>
          <w:szCs w:val="22"/>
        </w:rPr>
      </w:pPr>
    </w:p>
    <w:p w14:paraId="17A78AA3" w14:textId="77777777" w:rsidR="00A45DBF" w:rsidRDefault="00CF420D" w:rsidP="00817AE6">
      <w:pPr>
        <w:jc w:val="both"/>
        <w:rPr>
          <w:rFonts w:ascii="Calibri Light" w:hAnsi="Calibri Light" w:cs="Arial"/>
          <w:b/>
          <w:sz w:val="22"/>
          <w:szCs w:val="22"/>
        </w:rPr>
      </w:pPr>
      <w:r w:rsidRPr="00A45DBF">
        <w:rPr>
          <w:rFonts w:ascii="Calibri Light" w:hAnsi="Calibri Light" w:cs="Arial"/>
          <w:b/>
          <w:noProof/>
          <w:sz w:val="22"/>
          <w:szCs w:val="22"/>
          <w:lang w:val="en-IN" w:eastAsia="en-IN"/>
        </w:rPr>
        <mc:AlternateContent>
          <mc:Choice Requires="wps">
            <w:drawing>
              <wp:anchor distT="0" distB="0" distL="114300" distR="114300" simplePos="0" relativeHeight="251659776" behindDoc="0" locked="0" layoutInCell="1" allowOverlap="1" wp14:anchorId="77F26C7D" wp14:editId="2A3900E8">
                <wp:simplePos x="0" y="0"/>
                <wp:positionH relativeFrom="column">
                  <wp:posOffset>2928669</wp:posOffset>
                </wp:positionH>
                <wp:positionV relativeFrom="paragraph">
                  <wp:posOffset>171499</wp:posOffset>
                </wp:positionV>
                <wp:extent cx="0" cy="346075"/>
                <wp:effectExtent l="76200" t="0" r="76200" b="53975"/>
                <wp:wrapNone/>
                <wp:docPr id="17" name="Straight Arrow Connector 17"/>
                <wp:cNvGraphicFramePr/>
                <a:graphic xmlns:a="http://schemas.openxmlformats.org/drawingml/2006/main">
                  <a:graphicData uri="http://schemas.microsoft.com/office/word/2010/wordprocessingShape">
                    <wps:wsp>
                      <wps:cNvCnPr/>
                      <wps:spPr>
                        <a:xfrm>
                          <a:off x="0" y="0"/>
                          <a:ext cx="0" cy="346075"/>
                        </a:xfrm>
                        <a:prstGeom prst="straightConnector1">
                          <a:avLst/>
                        </a:prstGeom>
                        <a:ln w="1905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BC303B6" id="_x0000_t32" coordsize="21600,21600" o:spt="32" o:oned="t" path="m,l21600,21600e" filled="f">
                <v:path arrowok="t" fillok="f" o:connecttype="none"/>
                <o:lock v:ext="edit" shapetype="t"/>
              </v:shapetype>
              <v:shape id="Straight Arrow Connector 17" o:spid="_x0000_s1026" type="#_x0000_t32" style="position:absolute;margin-left:230.6pt;margin-top:13.5pt;width:0;height:27.25pt;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" strokecolor="#7030a0" strokeweight="1.5pt">
                <v:stroke endarrow="block"/>
              </v:shape>
            </w:pict>
          </mc:Fallback>
        </mc:AlternateContent>
      </w:r>
    </w:p>
    <w:p w14:paraId="117E4DEF" w14:textId="77777777" w:rsidR="00A45DBF" w:rsidRDefault="00A45DBF" w:rsidP="00817AE6">
      <w:pPr>
        <w:jc w:val="both"/>
        <w:rPr>
          <w:rFonts w:ascii="Calibri Light" w:hAnsi="Calibri Light" w:cs="Arial"/>
          <w:b/>
          <w:sz w:val="22"/>
          <w:szCs w:val="22"/>
        </w:rPr>
      </w:pPr>
    </w:p>
    <w:p w14:paraId="35807E93" w14:textId="77777777" w:rsidR="00A45DBF" w:rsidRDefault="00CF420D" w:rsidP="00817AE6">
      <w:pPr>
        <w:jc w:val="both"/>
        <w:rPr>
          <w:rFonts w:ascii="Calibri Light" w:hAnsi="Calibri Light" w:cs="Arial"/>
          <w:b/>
          <w:sz w:val="22"/>
          <w:szCs w:val="22"/>
        </w:rPr>
      </w:pPr>
      <w:r>
        <w:rPr>
          <w:rFonts w:ascii="Calibri Light" w:hAnsi="Calibri Light" w:cs="Arial"/>
          <w:b/>
          <w:noProof/>
          <w:sz w:val="22"/>
          <w:szCs w:val="22"/>
          <w:lang w:val="en-IN" w:eastAsia="en-IN"/>
        </w:rPr>
        <mc:AlternateContent>
          <mc:Choice Requires="wps">
            <w:drawing>
              <wp:anchor distT="0" distB="0" distL="114300" distR="114300" simplePos="0" relativeHeight="251651584" behindDoc="0" locked="0" layoutInCell="1" allowOverlap="1" wp14:anchorId="67E483BE" wp14:editId="449F0A75">
                <wp:simplePos x="0" y="0"/>
                <wp:positionH relativeFrom="column">
                  <wp:posOffset>4514215</wp:posOffset>
                </wp:positionH>
                <wp:positionV relativeFrom="paragraph">
                  <wp:posOffset>149225</wp:posOffset>
                </wp:positionV>
                <wp:extent cx="1333500" cy="706755"/>
                <wp:effectExtent l="0" t="0" r="19050" b="17145"/>
                <wp:wrapNone/>
                <wp:docPr id="7" name="Rounded Rectangle 7"/>
                <wp:cNvGraphicFramePr/>
                <a:graphic xmlns:a="http://schemas.openxmlformats.org/drawingml/2006/main">
                  <a:graphicData uri="http://schemas.microsoft.com/office/word/2010/wordprocessingShape">
                    <wps:wsp>
                      <wps:cNvSpPr/>
                      <wps:spPr>
                        <a:xfrm>
                          <a:off x="0" y="0"/>
                          <a:ext cx="1333500" cy="706755"/>
                        </a:xfrm>
                        <a:prstGeom prst="roundRect">
                          <a:avLst/>
                        </a:prstGeom>
                        <a:solidFill>
                          <a:schemeClr val="tx2">
                            <a:lumMod val="75000"/>
                          </a:schemeClr>
                        </a:solidFill>
                        <a:ln w="12700">
                          <a:solidFill>
                            <a:schemeClr val="tx2">
                              <a:lumMod val="40000"/>
                              <a:lumOff val="60000"/>
                            </a:schemeClr>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46F24AD9" w14:textId="77777777" w:rsidR="00A45DBF" w:rsidRPr="003254A1" w:rsidRDefault="00A45DBF" w:rsidP="00A45DBF">
                            <w:pPr>
                              <w:pStyle w:val="NormalWeb"/>
                              <w:spacing w:before="0" w:beforeAutospacing="0" w:after="0" w:afterAutospacing="0"/>
                              <w:jc w:val="center"/>
                              <w:rPr>
                                <w:rFonts w:ascii="Calibri Light" w:hAnsi="Calibri Light" w:cstheme="minorBidi"/>
                                <w:b/>
                                <w:color w:val="FFFFFF" w:themeColor="background1"/>
                                <w:kern w:val="24"/>
                                <w:sz w:val="22"/>
                                <w:szCs w:val="22"/>
                              </w:rPr>
                            </w:pPr>
                            <w:r>
                              <w:rPr>
                                <w:rFonts w:ascii="Calibri Light" w:hAnsi="Calibri Light" w:cstheme="minorBidi"/>
                                <w:b/>
                                <w:color w:val="FFFFFF" w:themeColor="background1"/>
                                <w:kern w:val="24"/>
                                <w:sz w:val="22"/>
                                <w:szCs w:val="22"/>
                              </w:rPr>
                              <w:t>General Ledger/ Budgeting</w:t>
                            </w:r>
                          </w:p>
                        </w:txbxContent>
                      </wps:txbx>
                      <wps:bodyPr wrap="square" rtlCol="0" anchor="ctr">
                        <a:noAutofit/>
                      </wps:bodyPr>
                    </wps:wsp>
                  </a:graphicData>
                </a:graphic>
              </wp:anchor>
            </w:drawing>
          </mc:Choice>
          <mc:Fallback>
            <w:pict>
              <v:roundrect w14:anchorId="67E483BE" id="Rounded Rectangle 7" o:spid="_x0000_s1027" style="position:absolute;left:0;text-align:left;margin-left:355.45pt;margin-top:11.75pt;width:105pt;height:55.65pt;z-index:251651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" fillcolor="#17365d [2415]" strokecolor="#8db3e2 [1311]" strokeweight="1pt">
                <v:textbox>
                  <w:txbxContent>
                    <w:p w14:paraId="46F24AD9" w14:textId="77777777" w:rsidR="00A45DBF" w:rsidRPr="003254A1" w:rsidRDefault="00A45DBF" w:rsidP="00A45DBF">
                      <w:pPr>
                        <w:pStyle w:val="NormalWeb"/>
                        <w:spacing w:before="0" w:beforeAutospacing="0" w:after="0" w:afterAutospacing="0"/>
                        <w:jc w:val="center"/>
                        <w:rPr>
                          <w:rFonts w:ascii="Calibri Light" w:hAnsi="Calibri Light" w:cstheme="minorBidi"/>
                          <w:b/>
                          <w:color w:val="FFFFFF" w:themeColor="background1"/>
                          <w:kern w:val="24"/>
                          <w:sz w:val="22"/>
                          <w:szCs w:val="22"/>
                        </w:rPr>
                      </w:pPr>
                      <w:r>
                        <w:rPr>
                          <w:rFonts w:ascii="Calibri Light" w:hAnsi="Calibri Light" w:cstheme="minorBidi"/>
                          <w:b/>
                          <w:color w:val="FFFFFF" w:themeColor="background1"/>
                          <w:kern w:val="24"/>
                          <w:sz w:val="22"/>
                          <w:szCs w:val="22"/>
                        </w:rPr>
                        <w:t>General Ledger/ Budgeting</w:t>
                      </w:r>
                    </w:p>
                  </w:txbxContent>
                </v:textbox>
              </v:roundrect>
            </w:pict>
          </mc:Fallback>
        </mc:AlternateContent>
      </w:r>
      <w:r>
        <w:rPr>
          <w:rFonts w:ascii="Calibri Light" w:hAnsi="Calibri Light" w:cs="Arial"/>
          <w:b/>
          <w:noProof/>
          <w:sz w:val="22"/>
          <w:szCs w:val="22"/>
          <w:lang w:val="en-IN" w:eastAsia="en-IN"/>
        </w:rPr>
        <mc:AlternateContent>
          <mc:Choice Requires="wps">
            <w:drawing>
              <wp:anchor distT="0" distB="0" distL="114300" distR="114300" simplePos="0" relativeHeight="251652608" behindDoc="0" locked="0" layoutInCell="1" allowOverlap="1" wp14:anchorId="2460FCB4" wp14:editId="37CB42D5">
                <wp:simplePos x="0" y="0"/>
                <wp:positionH relativeFrom="column">
                  <wp:posOffset>-172085</wp:posOffset>
                </wp:positionH>
                <wp:positionV relativeFrom="paragraph">
                  <wp:posOffset>196850</wp:posOffset>
                </wp:positionV>
                <wp:extent cx="1333500" cy="706755"/>
                <wp:effectExtent l="0" t="0" r="19050" b="17145"/>
                <wp:wrapNone/>
                <wp:docPr id="8" name="Rounded Rectangle 8"/>
                <wp:cNvGraphicFramePr/>
                <a:graphic xmlns:a="http://schemas.openxmlformats.org/drawingml/2006/main">
                  <a:graphicData uri="http://schemas.microsoft.com/office/word/2010/wordprocessingShape">
                    <wps:wsp>
                      <wps:cNvSpPr/>
                      <wps:spPr>
                        <a:xfrm>
                          <a:off x="0" y="0"/>
                          <a:ext cx="1333500" cy="706755"/>
                        </a:xfrm>
                        <a:prstGeom prst="roundRect">
                          <a:avLst/>
                        </a:prstGeom>
                        <a:solidFill>
                          <a:schemeClr val="tx2">
                            <a:lumMod val="75000"/>
                          </a:schemeClr>
                        </a:solidFill>
                        <a:ln w="12700">
                          <a:solidFill>
                            <a:schemeClr val="tx2">
                              <a:lumMod val="40000"/>
                              <a:lumOff val="60000"/>
                            </a:schemeClr>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03C9BD43" w14:textId="77777777" w:rsidR="00A45DBF" w:rsidRPr="008E7CEF" w:rsidRDefault="00A45DBF" w:rsidP="00A45DBF">
                            <w:pPr>
                              <w:pStyle w:val="NormalWeb"/>
                              <w:spacing w:before="0" w:beforeAutospacing="0" w:after="0" w:afterAutospacing="0"/>
                              <w:jc w:val="center"/>
                              <w:rPr>
                                <w:rFonts w:ascii="Calibri Light" w:hAnsi="Calibri Light"/>
                                <w:b/>
                                <w:color w:val="FFFFFF" w:themeColor="background1"/>
                                <w:sz w:val="22"/>
                                <w:szCs w:val="22"/>
                              </w:rPr>
                            </w:pPr>
                            <w:r>
                              <w:rPr>
                                <w:rFonts w:ascii="Calibri Light" w:hAnsi="Calibri Light" w:cstheme="minorBidi"/>
                                <w:b/>
                                <w:color w:val="FFFFFF" w:themeColor="background1"/>
                                <w:kern w:val="24"/>
                                <w:sz w:val="22"/>
                                <w:szCs w:val="22"/>
                              </w:rPr>
                              <w:t>Data Warehouse PC Reporting</w:t>
                            </w:r>
                          </w:p>
                        </w:txbxContent>
                      </wps:txbx>
                      <wps:bodyPr wrap="square" rtlCol="0" anchor="ctr">
                        <a:noAutofit/>
                      </wps:bodyPr>
                    </wps:wsp>
                  </a:graphicData>
                </a:graphic>
              </wp:anchor>
            </w:drawing>
          </mc:Choice>
          <mc:Fallback>
            <w:pict>
              <v:roundrect w14:anchorId="2460FCB4" id="Rounded Rectangle 8" o:spid="_x0000_s1028" style="position:absolute;left:0;text-align:left;margin-left:-13.55pt;margin-top:15.5pt;width:105pt;height:55.65pt;z-index:2516526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" fillcolor="#17365d [2415]" strokecolor="#8db3e2 [1311]" strokeweight="1pt">
                <v:textbox>
                  <w:txbxContent>
                    <w:p w14:paraId="03C9BD43" w14:textId="77777777" w:rsidR="00A45DBF" w:rsidRPr="008E7CEF" w:rsidRDefault="00A45DBF" w:rsidP="00A45DBF">
                      <w:pPr>
                        <w:pStyle w:val="NormalWeb"/>
                        <w:spacing w:before="0" w:beforeAutospacing="0" w:after="0" w:afterAutospacing="0"/>
                        <w:jc w:val="center"/>
                        <w:rPr>
                          <w:rFonts w:ascii="Calibri Light" w:hAnsi="Calibri Light"/>
                          <w:b/>
                          <w:color w:val="FFFFFF" w:themeColor="background1"/>
                          <w:sz w:val="22"/>
                          <w:szCs w:val="22"/>
                        </w:rPr>
                      </w:pPr>
                      <w:r>
                        <w:rPr>
                          <w:rFonts w:ascii="Calibri Light" w:hAnsi="Calibri Light" w:cstheme="minorBidi"/>
                          <w:b/>
                          <w:color w:val="FFFFFF" w:themeColor="background1"/>
                          <w:kern w:val="24"/>
                          <w:sz w:val="22"/>
                          <w:szCs w:val="22"/>
                        </w:rPr>
                        <w:t>Data Warehouse PC Reporting</w:t>
                      </w:r>
                    </w:p>
                  </w:txbxContent>
                </v:textbox>
              </v:roundrect>
            </w:pict>
          </mc:Fallback>
        </mc:AlternateContent>
      </w:r>
      <w:r>
        <w:rPr>
          <w:rFonts w:ascii="Calibri Light" w:hAnsi="Calibri Light" w:cs="Arial"/>
          <w:b/>
          <w:noProof/>
          <w:sz w:val="22"/>
          <w:szCs w:val="22"/>
          <w:lang w:val="en-IN" w:eastAsia="en-IN"/>
        </w:rPr>
        <mc:AlternateContent>
          <mc:Choice Requires="wps">
            <w:drawing>
              <wp:anchor distT="0" distB="0" distL="114300" distR="114300" simplePos="0" relativeHeight="251654656" behindDoc="0" locked="0" layoutInCell="1" allowOverlap="1" wp14:anchorId="0BCFBD20" wp14:editId="3B971CA3">
                <wp:simplePos x="0" y="0"/>
                <wp:positionH relativeFrom="column">
                  <wp:posOffset>2256790</wp:posOffset>
                </wp:positionH>
                <wp:positionV relativeFrom="paragraph">
                  <wp:posOffset>168275</wp:posOffset>
                </wp:positionV>
                <wp:extent cx="1333500" cy="706755"/>
                <wp:effectExtent l="0" t="0" r="19050" b="17145"/>
                <wp:wrapNone/>
                <wp:docPr id="12" name="Rounded Rectangle 12"/>
                <wp:cNvGraphicFramePr/>
                <a:graphic xmlns:a="http://schemas.openxmlformats.org/drawingml/2006/main">
                  <a:graphicData uri="http://schemas.microsoft.com/office/word/2010/wordprocessingShape">
                    <wps:wsp>
                      <wps:cNvSpPr/>
                      <wps:spPr>
                        <a:xfrm>
                          <a:off x="0" y="0"/>
                          <a:ext cx="1333500" cy="706755"/>
                        </a:xfrm>
                        <a:prstGeom prst="roundRect">
                          <a:avLst/>
                        </a:prstGeom>
                        <a:solidFill>
                          <a:schemeClr val="tx2">
                            <a:lumMod val="75000"/>
                          </a:schemeClr>
                        </a:solidFill>
                        <a:ln w="12700">
                          <a:solidFill>
                            <a:schemeClr val="tx2">
                              <a:lumMod val="40000"/>
                              <a:lumOff val="60000"/>
                            </a:schemeClr>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3D600923" w14:textId="77777777" w:rsidR="00A45DBF" w:rsidRPr="005C64AD" w:rsidRDefault="00A45DBF" w:rsidP="00A45DBF">
                            <w:pPr>
                              <w:pStyle w:val="NormalWeb"/>
                              <w:spacing w:before="0" w:beforeAutospacing="0" w:after="0" w:afterAutospacing="0"/>
                              <w:jc w:val="center"/>
                              <w:rPr>
                                <w:rFonts w:ascii="Calibri Light" w:hAnsi="Calibri Light"/>
                                <w:b/>
                                <w:color w:val="FFFFFF" w:themeColor="background1"/>
                                <w:sz w:val="22"/>
                                <w:szCs w:val="22"/>
                              </w:rPr>
                            </w:pPr>
                            <w:r>
                              <w:rPr>
                                <w:rFonts w:ascii="Calibri Light" w:hAnsi="Calibri Light"/>
                                <w:b/>
                                <w:color w:val="FFFFFF" w:themeColor="background1"/>
                                <w:sz w:val="22"/>
                                <w:szCs w:val="22"/>
                              </w:rPr>
                              <w:t>Project Costing</w:t>
                            </w:r>
                          </w:p>
                        </w:txbxContent>
                      </wps:txbx>
                      <wps:bodyPr wrap="square" rtlCol="0" anchor="ctr">
                        <a:noAutofit/>
                      </wps:bodyPr>
                    </wps:wsp>
                  </a:graphicData>
                </a:graphic>
              </wp:anchor>
            </w:drawing>
          </mc:Choice>
          <mc:Fallback>
            <w:pict>
              <v:roundrect w14:anchorId="0BCFBD20" id="Rounded Rectangle 12" o:spid="_x0000_s1029" style="position:absolute;left:0;text-align:left;margin-left:177.7pt;margin-top:13.25pt;width:105pt;height:55.65pt;z-index:2516546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" fillcolor="#17365d [2415]" strokecolor="#8db3e2 [1311]" strokeweight="1pt">
                <v:textbox>
                  <w:txbxContent>
                    <w:p w14:paraId="3D600923" w14:textId="77777777" w:rsidR="00A45DBF" w:rsidRPr="005C64AD" w:rsidRDefault="00A45DBF" w:rsidP="00A45DBF">
                      <w:pPr>
                        <w:pStyle w:val="NormalWeb"/>
                        <w:spacing w:before="0" w:beforeAutospacing="0" w:after="0" w:afterAutospacing="0"/>
                        <w:jc w:val="center"/>
                        <w:rPr>
                          <w:rFonts w:ascii="Calibri Light" w:hAnsi="Calibri Light"/>
                          <w:b/>
                          <w:color w:val="FFFFFF" w:themeColor="background1"/>
                          <w:sz w:val="22"/>
                          <w:szCs w:val="22"/>
                        </w:rPr>
                      </w:pPr>
                      <w:r>
                        <w:rPr>
                          <w:rFonts w:ascii="Calibri Light" w:hAnsi="Calibri Light"/>
                          <w:b/>
                          <w:color w:val="FFFFFF" w:themeColor="background1"/>
                          <w:sz w:val="22"/>
                          <w:szCs w:val="22"/>
                        </w:rPr>
                        <w:t>Project Costing</w:t>
                      </w:r>
                    </w:p>
                  </w:txbxContent>
                </v:textbox>
              </v:roundrect>
            </w:pict>
          </mc:Fallback>
        </mc:AlternateContent>
      </w:r>
    </w:p>
    <w:p w14:paraId="1D84A273" w14:textId="77777777" w:rsidR="00A45DBF" w:rsidRDefault="00A45DBF" w:rsidP="00817AE6">
      <w:pPr>
        <w:jc w:val="both"/>
        <w:rPr>
          <w:rFonts w:ascii="Calibri Light" w:hAnsi="Calibri Light" w:cs="Arial"/>
          <w:b/>
          <w:sz w:val="22"/>
          <w:szCs w:val="22"/>
        </w:rPr>
      </w:pPr>
    </w:p>
    <w:p w14:paraId="0458CF7A" w14:textId="77777777" w:rsidR="00A45DBF" w:rsidRDefault="00A45DBF" w:rsidP="00817AE6">
      <w:pPr>
        <w:jc w:val="both"/>
        <w:rPr>
          <w:rFonts w:ascii="Calibri Light" w:hAnsi="Calibri Light" w:cs="Arial"/>
          <w:b/>
          <w:sz w:val="22"/>
          <w:szCs w:val="22"/>
        </w:rPr>
      </w:pPr>
    </w:p>
    <w:p w14:paraId="5E1C298D" w14:textId="77777777" w:rsidR="00A45DBF" w:rsidRDefault="00A45DBF" w:rsidP="00817AE6">
      <w:pPr>
        <w:jc w:val="both"/>
        <w:rPr>
          <w:rFonts w:ascii="Calibri Light" w:hAnsi="Calibri Light" w:cs="Arial"/>
          <w:b/>
          <w:sz w:val="22"/>
          <w:szCs w:val="22"/>
        </w:rPr>
      </w:pPr>
      <w:r w:rsidRPr="00A45DBF">
        <w:rPr>
          <w:rFonts w:ascii="Calibri Light" w:hAnsi="Calibri Light" w:cs="Arial"/>
          <w:b/>
          <w:noProof/>
          <w:sz w:val="22"/>
          <w:szCs w:val="22"/>
          <w:lang w:val="en-IN" w:eastAsia="en-IN"/>
        </w:rPr>
        <mc:AlternateContent>
          <mc:Choice Requires="wps">
            <w:drawing>
              <wp:anchor distT="0" distB="0" distL="114300" distR="114300" simplePos="0" relativeHeight="251660800" behindDoc="0" locked="0" layoutInCell="1" allowOverlap="1" wp14:anchorId="2F3272E8" wp14:editId="3D6EF204">
                <wp:simplePos x="0" y="0"/>
                <wp:positionH relativeFrom="column">
                  <wp:posOffset>1161415</wp:posOffset>
                </wp:positionH>
                <wp:positionV relativeFrom="paragraph">
                  <wp:posOffset>57883</wp:posOffset>
                </wp:positionV>
                <wp:extent cx="1109273" cy="6985"/>
                <wp:effectExtent l="38100" t="76200" r="15240" b="88265"/>
                <wp:wrapNone/>
                <wp:docPr id="132" name="Straight Arrow Connector 132"/>
                <wp:cNvGraphicFramePr/>
                <a:graphic xmlns:a="http://schemas.openxmlformats.org/drawingml/2006/main">
                  <a:graphicData uri="http://schemas.microsoft.com/office/word/2010/wordprocessingShape">
                    <wps:wsp>
                      <wps:cNvCnPr/>
                      <wps:spPr>
                        <a:xfrm flipV="1">
                          <a:off x="0" y="0"/>
                          <a:ext cx="1109273" cy="6985"/>
                        </a:xfrm>
                        <a:prstGeom prst="straightConnector1">
                          <a:avLst/>
                        </a:prstGeom>
                        <a:ln w="19050">
                          <a:solidFill>
                            <a:srgbClr val="FF0000"/>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A24A535" id="Straight Arrow Connector 132" o:spid="_x0000_s1026" type="#_x0000_t32" style="position:absolute;margin-left:91.45pt;margin-top:4.55pt;width:87.35pt;height:.55pt;flip:y;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" strokecolor="red" strokeweight="1.5pt">
                <v:stroke startarrow="block" endarrow="block"/>
              </v:shape>
            </w:pict>
          </mc:Fallback>
        </mc:AlternateContent>
      </w:r>
      <w:r w:rsidRPr="00A45DBF">
        <w:rPr>
          <w:rFonts w:ascii="Calibri Light" w:hAnsi="Calibri Light" w:cs="Arial"/>
          <w:b/>
          <w:noProof/>
          <w:sz w:val="22"/>
          <w:szCs w:val="22"/>
          <w:lang w:val="en-IN" w:eastAsia="en-IN"/>
        </w:rPr>
        <mc:AlternateContent>
          <mc:Choice Requires="wps">
            <w:drawing>
              <wp:anchor distT="0" distB="0" distL="114300" distR="114300" simplePos="0" relativeHeight="251661824" behindDoc="0" locked="0" layoutInCell="1" allowOverlap="1" wp14:anchorId="64476515" wp14:editId="21FDCA78">
                <wp:simplePos x="0" y="0"/>
                <wp:positionH relativeFrom="column">
                  <wp:posOffset>3578860</wp:posOffset>
                </wp:positionH>
                <wp:positionV relativeFrom="paragraph">
                  <wp:posOffset>40005</wp:posOffset>
                </wp:positionV>
                <wp:extent cx="948690" cy="14605"/>
                <wp:effectExtent l="38100" t="76200" r="0" b="99695"/>
                <wp:wrapNone/>
                <wp:docPr id="18" name="Straight Arrow Connector 18"/>
                <wp:cNvGraphicFramePr/>
                <a:graphic xmlns:a="http://schemas.openxmlformats.org/drawingml/2006/main">
                  <a:graphicData uri="http://schemas.microsoft.com/office/word/2010/wordprocessingShape">
                    <wps:wsp>
                      <wps:cNvCnPr/>
                      <wps:spPr>
                        <a:xfrm flipV="1">
                          <a:off x="0" y="0"/>
                          <a:ext cx="948690" cy="14605"/>
                        </a:xfrm>
                        <a:prstGeom prst="straightConnector1">
                          <a:avLst/>
                        </a:prstGeom>
                        <a:ln w="19050">
                          <a:solidFill>
                            <a:srgbClr val="00B050"/>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42909E" id="Straight Arrow Connector 18" o:spid="_x0000_s1026" type="#_x0000_t32" style="position:absolute;margin-left:281.8pt;margin-top:3.15pt;width:74.7pt;height:1.15pt;flip:y;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" strokecolor="#00b050" strokeweight="1.5pt">
                <v:stroke startarrow="block" endarrow="block"/>
              </v:shape>
            </w:pict>
          </mc:Fallback>
        </mc:AlternateContent>
      </w:r>
      <w:r w:rsidRPr="00A45DBF">
        <w:rPr>
          <w:rFonts w:ascii="Calibri Light" w:hAnsi="Calibri Light" w:cs="Arial"/>
          <w:b/>
          <w:noProof/>
          <w:sz w:val="22"/>
          <w:szCs w:val="22"/>
          <w:lang w:val="en-IN" w:eastAsia="en-IN"/>
        </w:rPr>
        <mc:AlternateContent>
          <mc:Choice Requires="wps">
            <w:drawing>
              <wp:anchor distT="0" distB="0" distL="114300" distR="114300" simplePos="0" relativeHeight="251664896" behindDoc="0" locked="0" layoutInCell="1" allowOverlap="1" wp14:anchorId="204D3064" wp14:editId="4C463B27">
                <wp:simplePos x="0" y="0"/>
                <wp:positionH relativeFrom="column">
                  <wp:posOffset>3578860</wp:posOffset>
                </wp:positionH>
                <wp:positionV relativeFrom="paragraph">
                  <wp:posOffset>163195</wp:posOffset>
                </wp:positionV>
                <wp:extent cx="919480" cy="1016635"/>
                <wp:effectExtent l="38100" t="76200" r="52070" b="88265"/>
                <wp:wrapNone/>
                <wp:docPr id="25" name="Elbow Connector 25"/>
                <wp:cNvGraphicFramePr/>
                <a:graphic xmlns:a="http://schemas.openxmlformats.org/drawingml/2006/main">
                  <a:graphicData uri="http://schemas.microsoft.com/office/word/2010/wordprocessingShape">
                    <wps:wsp>
                      <wps:cNvCnPr/>
                      <wps:spPr>
                        <a:xfrm>
                          <a:off x="0" y="0"/>
                          <a:ext cx="919480" cy="1016635"/>
                        </a:xfrm>
                        <a:prstGeom prst="bentConnector3">
                          <a:avLst/>
                        </a:prstGeom>
                        <a:ln w="19050">
                          <a:solidFill>
                            <a:srgbClr val="FF0000"/>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7E068EA"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5" o:spid="_x0000_s1026" type="#_x0000_t34" style="position:absolute;margin-left:281.8pt;margin-top:12.85pt;width:72.4pt;height:80.05pt;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" strokecolor="red" strokeweight="1.5pt">
                <v:stroke startarrow="block" endarrow="block"/>
              </v:shape>
            </w:pict>
          </mc:Fallback>
        </mc:AlternateContent>
      </w:r>
    </w:p>
    <w:p w14:paraId="7972E2D5" w14:textId="77777777" w:rsidR="00A45DBF" w:rsidRDefault="00A45DBF" w:rsidP="00817AE6">
      <w:pPr>
        <w:jc w:val="both"/>
        <w:rPr>
          <w:rFonts w:ascii="Calibri Light" w:hAnsi="Calibri Light" w:cs="Arial"/>
          <w:b/>
          <w:sz w:val="22"/>
          <w:szCs w:val="22"/>
        </w:rPr>
      </w:pPr>
    </w:p>
    <w:p w14:paraId="4774F2B3" w14:textId="77777777" w:rsidR="00A45DBF" w:rsidRDefault="00A45DBF" w:rsidP="00817AE6">
      <w:pPr>
        <w:jc w:val="both"/>
        <w:rPr>
          <w:rFonts w:ascii="Calibri Light" w:hAnsi="Calibri Light" w:cs="Arial"/>
          <w:b/>
          <w:sz w:val="22"/>
          <w:szCs w:val="22"/>
        </w:rPr>
      </w:pPr>
      <w:r w:rsidRPr="00A45DBF">
        <w:rPr>
          <w:rFonts w:ascii="Calibri Light" w:hAnsi="Calibri Light" w:cs="Arial"/>
          <w:b/>
          <w:noProof/>
          <w:sz w:val="22"/>
          <w:szCs w:val="22"/>
          <w:lang w:val="en-IN" w:eastAsia="en-IN"/>
        </w:rPr>
        <mc:AlternateContent>
          <mc:Choice Requires="wps">
            <w:drawing>
              <wp:anchor distT="0" distB="0" distL="114300" distR="114300" simplePos="0" relativeHeight="251662848" behindDoc="0" locked="0" layoutInCell="1" allowOverlap="1" wp14:anchorId="3D58244E" wp14:editId="797595B4">
                <wp:simplePos x="0" y="0"/>
                <wp:positionH relativeFrom="column">
                  <wp:posOffset>2928669</wp:posOffset>
                </wp:positionH>
                <wp:positionV relativeFrom="paragraph">
                  <wp:posOffset>15826</wp:posOffset>
                </wp:positionV>
                <wp:extent cx="6985" cy="372745"/>
                <wp:effectExtent l="76200" t="38100" r="88265" b="65405"/>
                <wp:wrapNone/>
                <wp:docPr id="20" name="Straight Arrow Connector 20"/>
                <wp:cNvGraphicFramePr/>
                <a:graphic xmlns:a="http://schemas.openxmlformats.org/drawingml/2006/main">
                  <a:graphicData uri="http://schemas.microsoft.com/office/word/2010/wordprocessingShape">
                    <wps:wsp>
                      <wps:cNvCnPr/>
                      <wps:spPr>
                        <a:xfrm>
                          <a:off x="0" y="0"/>
                          <a:ext cx="6985" cy="372745"/>
                        </a:xfrm>
                        <a:prstGeom prst="straightConnector1">
                          <a:avLst/>
                        </a:prstGeom>
                        <a:ln w="19050">
                          <a:solidFill>
                            <a:srgbClr val="00B050"/>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25754A" id="Straight Arrow Connector 20" o:spid="_x0000_s1026" type="#_x0000_t32" style="position:absolute;margin-left:230.6pt;margin-top:1.25pt;width:.55pt;height:29.35pt;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" strokecolor="#00b050" strokeweight="1.5pt">
                <v:stroke startarrow="block" endarrow="block"/>
              </v:shape>
            </w:pict>
          </mc:Fallback>
        </mc:AlternateContent>
      </w:r>
    </w:p>
    <w:p w14:paraId="6C8F9777" w14:textId="77777777" w:rsidR="00A45DBF" w:rsidRDefault="00A45DBF" w:rsidP="00817AE6">
      <w:pPr>
        <w:jc w:val="both"/>
        <w:rPr>
          <w:rFonts w:ascii="Calibri Light" w:hAnsi="Calibri Light" w:cs="Arial"/>
          <w:b/>
          <w:sz w:val="22"/>
          <w:szCs w:val="22"/>
        </w:rPr>
      </w:pPr>
    </w:p>
    <w:p w14:paraId="5BB29349" w14:textId="77777777" w:rsidR="00A45DBF" w:rsidRDefault="00CF420D" w:rsidP="00817AE6">
      <w:pPr>
        <w:jc w:val="both"/>
        <w:rPr>
          <w:rFonts w:ascii="Calibri Light" w:hAnsi="Calibri Light" w:cs="Arial"/>
          <w:b/>
          <w:sz w:val="22"/>
          <w:szCs w:val="22"/>
        </w:rPr>
      </w:pPr>
      <w:r>
        <w:rPr>
          <w:rFonts w:ascii="Calibri Light" w:hAnsi="Calibri Light" w:cs="Arial"/>
          <w:b/>
          <w:noProof/>
          <w:sz w:val="22"/>
          <w:szCs w:val="22"/>
          <w:lang w:val="en-IN" w:eastAsia="en-IN"/>
        </w:rPr>
        <mc:AlternateContent>
          <mc:Choice Requires="wps">
            <w:drawing>
              <wp:anchor distT="0" distB="0" distL="114300" distR="114300" simplePos="0" relativeHeight="251655680" behindDoc="0" locked="0" layoutInCell="1" allowOverlap="1" wp14:anchorId="2EFD24A2" wp14:editId="407339A3">
                <wp:simplePos x="0" y="0"/>
                <wp:positionH relativeFrom="column">
                  <wp:posOffset>2275840</wp:posOffset>
                </wp:positionH>
                <wp:positionV relativeFrom="paragraph">
                  <wp:posOffset>41275</wp:posOffset>
                </wp:positionV>
                <wp:extent cx="1333500" cy="706755"/>
                <wp:effectExtent l="0" t="0" r="19050" b="17145"/>
                <wp:wrapNone/>
                <wp:docPr id="9" name="Rounded Rectangle 9"/>
                <wp:cNvGraphicFramePr/>
                <a:graphic xmlns:a="http://schemas.openxmlformats.org/drawingml/2006/main">
                  <a:graphicData uri="http://schemas.microsoft.com/office/word/2010/wordprocessingShape">
                    <wps:wsp>
                      <wps:cNvSpPr/>
                      <wps:spPr>
                        <a:xfrm>
                          <a:off x="0" y="0"/>
                          <a:ext cx="1333500" cy="706755"/>
                        </a:xfrm>
                        <a:prstGeom prst="roundRect">
                          <a:avLst/>
                        </a:prstGeom>
                        <a:solidFill>
                          <a:schemeClr val="tx2">
                            <a:lumMod val="75000"/>
                          </a:schemeClr>
                        </a:solidFill>
                        <a:ln w="12700">
                          <a:solidFill>
                            <a:schemeClr val="tx2">
                              <a:lumMod val="40000"/>
                              <a:lumOff val="60000"/>
                            </a:schemeClr>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6BAA80C7" w14:textId="77777777" w:rsidR="00A45DBF" w:rsidRPr="003254A1" w:rsidRDefault="00A45DBF" w:rsidP="00A45DBF">
                            <w:pPr>
                              <w:pStyle w:val="NormalWeb"/>
                              <w:spacing w:before="0" w:beforeAutospacing="0" w:after="0" w:afterAutospacing="0"/>
                              <w:jc w:val="center"/>
                              <w:rPr>
                                <w:rFonts w:ascii="Calibri Light" w:hAnsi="Calibri Light" w:cstheme="minorBidi"/>
                                <w:b/>
                                <w:color w:val="FFFFFF" w:themeColor="background1"/>
                                <w:kern w:val="24"/>
                                <w:sz w:val="22"/>
                                <w:szCs w:val="22"/>
                              </w:rPr>
                            </w:pPr>
                            <w:r>
                              <w:rPr>
                                <w:rFonts w:ascii="Calibri Light" w:hAnsi="Calibri Light" w:cstheme="minorBidi"/>
                                <w:b/>
                                <w:color w:val="FFFFFF" w:themeColor="background1"/>
                                <w:kern w:val="24"/>
                                <w:sz w:val="22"/>
                                <w:szCs w:val="22"/>
                              </w:rPr>
                              <w:t>Contracts</w:t>
                            </w:r>
                          </w:p>
                        </w:txbxContent>
                      </wps:txbx>
                      <wps:bodyPr wrap="square" rtlCol="0" anchor="ctr">
                        <a:noAutofit/>
                      </wps:bodyPr>
                    </wps:wsp>
                  </a:graphicData>
                </a:graphic>
              </wp:anchor>
            </w:drawing>
          </mc:Choice>
          <mc:Fallback>
            <w:pict>
              <v:roundrect w14:anchorId="2EFD24A2" id="Rounded Rectangle 9" o:spid="_x0000_s1030" style="position:absolute;left:0;text-align:left;margin-left:179.2pt;margin-top:3.25pt;width:105pt;height:55.65pt;z-index:2516556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" fillcolor="#17365d [2415]" strokecolor="#8db3e2 [1311]" strokeweight="1pt">
                <v:textbox>
                  <w:txbxContent>
                    <w:p w14:paraId="6BAA80C7" w14:textId="77777777" w:rsidR="00A45DBF" w:rsidRPr="003254A1" w:rsidRDefault="00A45DBF" w:rsidP="00A45DBF">
                      <w:pPr>
                        <w:pStyle w:val="NormalWeb"/>
                        <w:spacing w:before="0" w:beforeAutospacing="0" w:after="0" w:afterAutospacing="0"/>
                        <w:jc w:val="center"/>
                        <w:rPr>
                          <w:rFonts w:ascii="Calibri Light" w:hAnsi="Calibri Light" w:cstheme="minorBidi"/>
                          <w:b/>
                          <w:color w:val="FFFFFF" w:themeColor="background1"/>
                          <w:kern w:val="24"/>
                          <w:sz w:val="22"/>
                          <w:szCs w:val="22"/>
                        </w:rPr>
                      </w:pPr>
                      <w:r>
                        <w:rPr>
                          <w:rFonts w:ascii="Calibri Light" w:hAnsi="Calibri Light" w:cstheme="minorBidi"/>
                          <w:b/>
                          <w:color w:val="FFFFFF" w:themeColor="background1"/>
                          <w:kern w:val="24"/>
                          <w:sz w:val="22"/>
                          <w:szCs w:val="22"/>
                        </w:rPr>
                        <w:t>Contracts</w:t>
                      </w:r>
                    </w:p>
                  </w:txbxContent>
                </v:textbox>
              </v:roundrect>
            </w:pict>
          </mc:Fallback>
        </mc:AlternateContent>
      </w:r>
      <w:r>
        <w:rPr>
          <w:rFonts w:ascii="Calibri Light" w:hAnsi="Calibri Light" w:cs="Arial"/>
          <w:b/>
          <w:noProof/>
          <w:sz w:val="22"/>
          <w:szCs w:val="22"/>
          <w:lang w:val="en-IN" w:eastAsia="en-IN"/>
        </w:rPr>
        <mc:AlternateContent>
          <mc:Choice Requires="wps">
            <w:drawing>
              <wp:anchor distT="0" distB="0" distL="114300" distR="114300" simplePos="0" relativeHeight="251656704" behindDoc="0" locked="0" layoutInCell="1" allowOverlap="1" wp14:anchorId="1F76F370" wp14:editId="3165E5A2">
                <wp:simplePos x="0" y="0"/>
                <wp:positionH relativeFrom="column">
                  <wp:posOffset>4495165</wp:posOffset>
                </wp:positionH>
                <wp:positionV relativeFrom="paragraph">
                  <wp:posOffset>69850</wp:posOffset>
                </wp:positionV>
                <wp:extent cx="1333500" cy="706755"/>
                <wp:effectExtent l="0" t="0" r="19050" b="17145"/>
                <wp:wrapNone/>
                <wp:docPr id="15" name="Rounded Rectangle 15"/>
                <wp:cNvGraphicFramePr/>
                <a:graphic xmlns:a="http://schemas.openxmlformats.org/drawingml/2006/main">
                  <a:graphicData uri="http://schemas.microsoft.com/office/word/2010/wordprocessingShape">
                    <wps:wsp>
                      <wps:cNvSpPr/>
                      <wps:spPr>
                        <a:xfrm>
                          <a:off x="0" y="0"/>
                          <a:ext cx="1333500" cy="706755"/>
                        </a:xfrm>
                        <a:prstGeom prst="roundRect">
                          <a:avLst/>
                        </a:prstGeom>
                        <a:solidFill>
                          <a:srgbClr val="1F497D">
                            <a:lumMod val="75000"/>
                          </a:srgbClr>
                        </a:solidFill>
                        <a:ln w="12700" cap="flat" cmpd="sng" algn="ctr">
                          <a:solidFill>
                            <a:srgbClr val="1F497D">
                              <a:lumMod val="40000"/>
                              <a:lumOff val="60000"/>
                            </a:srgbClr>
                          </a:solidFill>
                          <a:prstDash val="solid"/>
                        </a:ln>
                        <a:effectLst/>
                      </wps:spPr>
                      <wps:txbx>
                        <w:txbxContent>
                          <w:p w14:paraId="3A6D0F99" w14:textId="77777777" w:rsidR="00A45DBF" w:rsidRPr="003254A1" w:rsidRDefault="00A45DBF" w:rsidP="00A45DBF">
                            <w:pPr>
                              <w:pStyle w:val="NormalWeb"/>
                              <w:spacing w:before="0" w:beforeAutospacing="0" w:after="0" w:afterAutospacing="0"/>
                              <w:jc w:val="center"/>
                              <w:rPr>
                                <w:rFonts w:ascii="Calibri Light" w:hAnsi="Calibri Light" w:cstheme="minorBidi"/>
                                <w:b/>
                                <w:color w:val="FFFFFF" w:themeColor="background1"/>
                                <w:kern w:val="24"/>
                                <w:sz w:val="22"/>
                                <w:szCs w:val="22"/>
                              </w:rPr>
                            </w:pPr>
                            <w:proofErr w:type="spellStart"/>
                            <w:r>
                              <w:rPr>
                                <w:rFonts w:ascii="Calibri Light" w:hAnsi="Calibri Light" w:cstheme="minorBidi"/>
                                <w:b/>
                                <w:color w:val="FFFFFF" w:themeColor="background1"/>
                                <w:kern w:val="24"/>
                                <w:sz w:val="22"/>
                                <w:szCs w:val="22"/>
                              </w:rPr>
                              <w:t>MRAm</w:t>
                            </w:r>
                            <w:proofErr w:type="spellEnd"/>
                            <w:r>
                              <w:rPr>
                                <w:rFonts w:ascii="Calibri Light" w:hAnsi="Calibri Light" w:cstheme="minorBidi"/>
                                <w:b/>
                                <w:color w:val="FFFFFF" w:themeColor="background1"/>
                                <w:kern w:val="24"/>
                                <w:sz w:val="22"/>
                                <w:szCs w:val="22"/>
                              </w:rPr>
                              <w:t xml:space="preserve"> SAP HR &amp; Payroll</w:t>
                            </w:r>
                          </w:p>
                        </w:txbxContent>
                      </wps:txbx>
                      <wps:bodyPr wrap="square" rtlCol="0" anchor="ctr">
                        <a:noAutofit/>
                      </wps:bodyPr>
                    </wps:wsp>
                  </a:graphicData>
                </a:graphic>
              </wp:anchor>
            </w:drawing>
          </mc:Choice>
          <mc:Fallback>
            <w:pict>
              <v:roundrect w14:anchorId="1F76F370" id="Rounded Rectangle 15" o:spid="_x0000_s1031" style="position:absolute;left:0;text-align:left;margin-left:353.95pt;margin-top:5.5pt;width:105pt;height:55.65pt;z-index:251656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" fillcolor="#17375e" strokecolor="#8eb4e3" strokeweight="1pt">
                <v:textbox>
                  <w:txbxContent>
                    <w:p w14:paraId="3A6D0F99" w14:textId="77777777" w:rsidR="00A45DBF" w:rsidRPr="003254A1" w:rsidRDefault="00A45DBF" w:rsidP="00A45DBF">
                      <w:pPr>
                        <w:pStyle w:val="NormalWeb"/>
                        <w:spacing w:before="0" w:beforeAutospacing="0" w:after="0" w:afterAutospacing="0"/>
                        <w:jc w:val="center"/>
                        <w:rPr>
                          <w:rFonts w:ascii="Calibri Light" w:hAnsi="Calibri Light" w:cstheme="minorBidi"/>
                          <w:b/>
                          <w:color w:val="FFFFFF" w:themeColor="background1"/>
                          <w:kern w:val="24"/>
                          <w:sz w:val="22"/>
                          <w:szCs w:val="22"/>
                        </w:rPr>
                      </w:pPr>
                      <w:proofErr w:type="spellStart"/>
                      <w:r>
                        <w:rPr>
                          <w:rFonts w:ascii="Calibri Light" w:hAnsi="Calibri Light" w:cstheme="minorBidi"/>
                          <w:b/>
                          <w:color w:val="FFFFFF" w:themeColor="background1"/>
                          <w:kern w:val="24"/>
                          <w:sz w:val="22"/>
                          <w:szCs w:val="22"/>
                        </w:rPr>
                        <w:t>MRAm</w:t>
                      </w:r>
                      <w:proofErr w:type="spellEnd"/>
                      <w:r>
                        <w:rPr>
                          <w:rFonts w:ascii="Calibri Light" w:hAnsi="Calibri Light" w:cstheme="minorBidi"/>
                          <w:b/>
                          <w:color w:val="FFFFFF" w:themeColor="background1"/>
                          <w:kern w:val="24"/>
                          <w:sz w:val="22"/>
                          <w:szCs w:val="22"/>
                        </w:rPr>
                        <w:t xml:space="preserve"> SAP HR &amp; Payroll</w:t>
                      </w:r>
                    </w:p>
                  </w:txbxContent>
                </v:textbox>
              </v:roundrect>
            </w:pict>
          </mc:Fallback>
        </mc:AlternateContent>
      </w:r>
    </w:p>
    <w:p w14:paraId="6CC93674" w14:textId="77777777" w:rsidR="00A45DBF" w:rsidRDefault="00A45DBF" w:rsidP="00817AE6">
      <w:pPr>
        <w:jc w:val="both"/>
        <w:rPr>
          <w:rFonts w:ascii="Calibri Light" w:hAnsi="Calibri Light" w:cs="Arial"/>
          <w:b/>
          <w:sz w:val="22"/>
          <w:szCs w:val="22"/>
        </w:rPr>
      </w:pPr>
    </w:p>
    <w:p w14:paraId="7E3ADF4C" w14:textId="77777777" w:rsidR="00A45DBF" w:rsidRDefault="00A45DBF" w:rsidP="00817AE6">
      <w:pPr>
        <w:jc w:val="both"/>
        <w:rPr>
          <w:rFonts w:ascii="Calibri Light" w:hAnsi="Calibri Light" w:cs="Arial"/>
          <w:b/>
          <w:sz w:val="22"/>
          <w:szCs w:val="22"/>
        </w:rPr>
      </w:pPr>
    </w:p>
    <w:p w14:paraId="33955AD3" w14:textId="77777777" w:rsidR="00A45DBF" w:rsidRDefault="00A45DBF" w:rsidP="00817AE6">
      <w:pPr>
        <w:jc w:val="both"/>
        <w:rPr>
          <w:rFonts w:ascii="Calibri Light" w:hAnsi="Calibri Light" w:cs="Arial"/>
          <w:b/>
          <w:sz w:val="22"/>
          <w:szCs w:val="22"/>
        </w:rPr>
      </w:pPr>
    </w:p>
    <w:p w14:paraId="03CA2001" w14:textId="77777777" w:rsidR="00A45DBF" w:rsidRDefault="00A45DBF" w:rsidP="00817AE6">
      <w:pPr>
        <w:jc w:val="both"/>
        <w:rPr>
          <w:rFonts w:ascii="Calibri Light" w:hAnsi="Calibri Light" w:cs="Arial"/>
          <w:b/>
          <w:sz w:val="22"/>
          <w:szCs w:val="22"/>
        </w:rPr>
      </w:pPr>
    </w:p>
    <w:p w14:paraId="7C3A878C" w14:textId="77777777" w:rsidR="00850F8A" w:rsidRDefault="00850F8A" w:rsidP="00817AE6">
      <w:pPr>
        <w:jc w:val="both"/>
        <w:rPr>
          <w:rFonts w:ascii="Calibri Light" w:hAnsi="Calibri Light" w:cs="Arial"/>
          <w:b/>
          <w:sz w:val="22"/>
          <w:szCs w:val="22"/>
        </w:rPr>
      </w:pPr>
      <w:r>
        <w:rPr>
          <w:rFonts w:asciiTheme="minorHAnsi" w:eastAsiaTheme="minorHAnsi" w:hAnsi="Calibri" w:cstheme="minorBidi"/>
          <w:b/>
          <w:noProof/>
          <w:color w:val="E36C0A" w:themeColor="accent6" w:themeShade="BF"/>
          <w:kern w:val="24"/>
          <w:sz w:val="20"/>
          <w:szCs w:val="20"/>
          <w:lang w:val="en-IN" w:eastAsia="en-IN"/>
        </w:rPr>
        <mc:AlternateContent>
          <mc:Choice Requires="wps">
            <w:drawing>
              <wp:anchor distT="0" distB="0" distL="114300" distR="114300" simplePos="0" relativeHeight="251673088" behindDoc="0" locked="0" layoutInCell="1" allowOverlap="1" wp14:anchorId="2D273871" wp14:editId="3640A902">
                <wp:simplePos x="0" y="0"/>
                <wp:positionH relativeFrom="column">
                  <wp:posOffset>-153035</wp:posOffset>
                </wp:positionH>
                <wp:positionV relativeFrom="paragraph">
                  <wp:posOffset>170815</wp:posOffset>
                </wp:positionV>
                <wp:extent cx="2892669" cy="723900"/>
                <wp:effectExtent l="0" t="0" r="22225" b="19050"/>
                <wp:wrapNone/>
                <wp:docPr id="27" name="Rectangle 27"/>
                <wp:cNvGraphicFramePr/>
                <a:graphic xmlns:a="http://schemas.openxmlformats.org/drawingml/2006/main">
                  <a:graphicData uri="http://schemas.microsoft.com/office/word/2010/wordprocessingShape">
                    <wps:wsp>
                      <wps:cNvSpPr/>
                      <wps:spPr>
                        <a:xfrm>
                          <a:off x="0" y="0"/>
                          <a:ext cx="2892669" cy="723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A03C6C" id="Rectangle 27" o:spid="_x0000_s1026" style="position:absolute;margin-left:-12.05pt;margin-top:13.45pt;width:227.75pt;height:57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" filled="f" strokecolor="#243f60 [1604]" strokeweight="2pt"/>
            </w:pict>
          </mc:Fallback>
        </mc:AlternateContent>
      </w:r>
    </w:p>
    <w:p w14:paraId="6C6F071C" w14:textId="77777777" w:rsidR="00850F8A" w:rsidRPr="00850F8A" w:rsidRDefault="00850F8A" w:rsidP="00817AE6">
      <w:pPr>
        <w:jc w:val="both"/>
        <w:rPr>
          <w:rFonts w:ascii="Calibri Light" w:hAnsi="Calibri Light" w:cs="Arial"/>
          <w:b/>
          <w:color w:val="C0504D" w:themeColor="accent2"/>
          <w:sz w:val="22"/>
          <w:szCs w:val="22"/>
        </w:rPr>
      </w:pPr>
      <w:r w:rsidRPr="00850F8A">
        <w:rPr>
          <w:rFonts w:asciiTheme="minorHAnsi" w:eastAsiaTheme="minorHAnsi" w:hAnsi="Calibri" w:cstheme="minorBidi"/>
          <w:b/>
          <w:color w:val="C0504D" w:themeColor="accent2"/>
          <w:kern w:val="24"/>
          <w:sz w:val="22"/>
          <w:szCs w:val="22"/>
          <w:lang w:eastAsia="en-US"/>
        </w:rPr>
        <w:t>Legend</w:t>
      </w:r>
    </w:p>
    <w:p w14:paraId="0CBA8697" w14:textId="77777777" w:rsidR="00850F8A" w:rsidRDefault="00850F8A" w:rsidP="00850F8A">
      <w:pPr>
        <w:ind w:firstLine="708"/>
        <w:rPr>
          <w:rFonts w:hAnsi="Calibri"/>
          <w:color w:val="000000" w:themeColor="text1"/>
          <w:kern w:val="24"/>
          <w:sz w:val="20"/>
          <w:szCs w:val="20"/>
        </w:rPr>
      </w:pPr>
      <w:r w:rsidRPr="003F5247">
        <w:rPr>
          <w:noProof/>
          <w:lang w:val="en-IN" w:eastAsia="en-IN"/>
        </w:rPr>
        <mc:AlternateContent>
          <mc:Choice Requires="wps">
            <w:drawing>
              <wp:anchor distT="0" distB="0" distL="114300" distR="114300" simplePos="0" relativeHeight="251668992" behindDoc="0" locked="0" layoutInCell="1" allowOverlap="1" wp14:anchorId="7DADDE7A" wp14:editId="123CDCD8">
                <wp:simplePos x="0" y="0"/>
                <wp:positionH relativeFrom="column">
                  <wp:posOffset>0</wp:posOffset>
                </wp:positionH>
                <wp:positionV relativeFrom="paragraph">
                  <wp:posOffset>76200</wp:posOffset>
                </wp:positionV>
                <wp:extent cx="449580" cy="0"/>
                <wp:effectExtent l="38100" t="76200" r="26670" b="95250"/>
                <wp:wrapNone/>
                <wp:docPr id="11" name="Straight Arrow Connector 11"/>
                <wp:cNvGraphicFramePr/>
                <a:graphic xmlns:a="http://schemas.openxmlformats.org/drawingml/2006/main">
                  <a:graphicData uri="http://schemas.microsoft.com/office/word/2010/wordprocessingShape">
                    <wps:wsp>
                      <wps:cNvCnPr/>
                      <wps:spPr>
                        <a:xfrm>
                          <a:off x="0" y="0"/>
                          <a:ext cx="449580" cy="0"/>
                        </a:xfrm>
                        <a:prstGeom prst="straightConnector1">
                          <a:avLst/>
                        </a:prstGeom>
                        <a:ln w="19050">
                          <a:solidFill>
                            <a:srgbClr val="00B050"/>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0D9E5F" id="Straight Arrow Connector 11" o:spid="_x0000_s1026" type="#_x0000_t32" style="position:absolute;margin-left:0;margin-top:6pt;width:35.4pt;height:0;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" strokecolor="#00b050" strokeweight="1.5pt">
                <v:stroke startarrow="block" endarrow="block"/>
              </v:shape>
            </w:pict>
          </mc:Fallback>
        </mc:AlternateContent>
      </w:r>
      <w:r>
        <w:rPr>
          <w:rFonts w:asciiTheme="minorHAnsi" w:hAnsi="Calibri" w:cstheme="minorBidi"/>
          <w:color w:val="000000" w:themeColor="text1"/>
          <w:kern w:val="24"/>
          <w:sz w:val="20"/>
          <w:szCs w:val="20"/>
        </w:rPr>
        <w:t xml:space="preserve">                :</w:t>
      </w:r>
      <w:r>
        <w:rPr>
          <w:rFonts w:hAnsi="Calibri"/>
          <w:color w:val="000000" w:themeColor="text1"/>
          <w:kern w:val="24"/>
          <w:sz w:val="20"/>
          <w:szCs w:val="20"/>
        </w:rPr>
        <w:t xml:space="preserve"> Internal</w:t>
      </w:r>
      <w:r w:rsidRPr="00282B0F">
        <w:rPr>
          <w:rFonts w:asciiTheme="minorHAnsi" w:hAnsi="Calibri" w:cstheme="minorBidi"/>
          <w:color w:val="000000" w:themeColor="text1"/>
          <w:kern w:val="24"/>
          <w:sz w:val="20"/>
          <w:szCs w:val="20"/>
        </w:rPr>
        <w:t xml:space="preserve"> Inbound and Outbound</w:t>
      </w:r>
    </w:p>
    <w:p w14:paraId="6ACA12E3" w14:textId="77777777" w:rsidR="00850F8A" w:rsidRPr="003F5247" w:rsidRDefault="00850F8A" w:rsidP="00850F8A">
      <w:pPr>
        <w:ind w:firstLine="708"/>
        <w:rPr>
          <w:rFonts w:hAnsi="Calibri"/>
          <w:color w:val="000000" w:themeColor="text1"/>
          <w:kern w:val="24"/>
          <w:sz w:val="20"/>
          <w:szCs w:val="20"/>
        </w:rPr>
      </w:pPr>
      <w:r w:rsidRPr="003F5247">
        <w:rPr>
          <w:noProof/>
          <w:lang w:val="en-IN" w:eastAsia="en-IN"/>
        </w:rPr>
        <mc:AlternateContent>
          <mc:Choice Requires="wps">
            <w:drawing>
              <wp:anchor distT="0" distB="0" distL="114300" distR="114300" simplePos="0" relativeHeight="251670016" behindDoc="0" locked="0" layoutInCell="1" allowOverlap="1" wp14:anchorId="43F0FAF3" wp14:editId="0ED803C3">
                <wp:simplePos x="0" y="0"/>
                <wp:positionH relativeFrom="margin">
                  <wp:align>left</wp:align>
                </wp:positionH>
                <wp:positionV relativeFrom="paragraph">
                  <wp:posOffset>75565</wp:posOffset>
                </wp:positionV>
                <wp:extent cx="449580" cy="0"/>
                <wp:effectExtent l="0" t="76200" r="26670" b="95250"/>
                <wp:wrapNone/>
                <wp:docPr id="19" name="Straight Arrow Connector 19"/>
                <wp:cNvGraphicFramePr/>
                <a:graphic xmlns:a="http://schemas.openxmlformats.org/drawingml/2006/main">
                  <a:graphicData uri="http://schemas.microsoft.com/office/word/2010/wordprocessingShape">
                    <wps:wsp>
                      <wps:cNvCnPr/>
                      <wps:spPr>
                        <a:xfrm>
                          <a:off x="0" y="0"/>
                          <a:ext cx="449580" cy="0"/>
                        </a:xfrm>
                        <a:prstGeom prst="straightConnector1">
                          <a:avLst/>
                        </a:prstGeom>
                        <a:ln w="1905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0C45A2" id="Straight Arrow Connector 19" o:spid="_x0000_s1026" type="#_x0000_t32" style="position:absolute;margin-left:0;margin-top:5.95pt;width:35.4pt;height:0;z-index:251670016;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" strokecolor="#7030a0" strokeweight="1.5pt">
                <v:stroke endarrow="block"/>
                <w10:wrap anchorx="margin"/>
              </v:shape>
            </w:pict>
          </mc:Fallback>
        </mc:AlternateContent>
      </w:r>
      <w:r>
        <w:rPr>
          <w:rFonts w:hAnsi="Calibri"/>
          <w:color w:val="000000" w:themeColor="text1"/>
          <w:kern w:val="24"/>
          <w:sz w:val="20"/>
          <w:szCs w:val="20"/>
        </w:rPr>
        <w:t xml:space="preserve">              : External </w:t>
      </w:r>
      <w:r w:rsidRPr="00282B0F">
        <w:rPr>
          <w:rFonts w:asciiTheme="minorHAnsi" w:hAnsi="Calibri" w:cstheme="minorBidi"/>
          <w:color w:val="000000" w:themeColor="text1"/>
          <w:kern w:val="24"/>
          <w:sz w:val="20"/>
          <w:szCs w:val="20"/>
        </w:rPr>
        <w:t>Inbound</w:t>
      </w:r>
    </w:p>
    <w:p w14:paraId="6B5D8C85" w14:textId="77777777" w:rsidR="00850F8A" w:rsidRPr="00282B0F" w:rsidRDefault="00850F8A" w:rsidP="00850F8A">
      <w:pPr>
        <w:ind w:firstLine="708"/>
        <w:rPr>
          <w:rFonts w:asciiTheme="minorHAnsi" w:hAnsi="Calibri" w:cstheme="minorBidi"/>
          <w:color w:val="000000" w:themeColor="text1"/>
          <w:kern w:val="24"/>
          <w:sz w:val="20"/>
          <w:szCs w:val="20"/>
        </w:rPr>
      </w:pPr>
      <w:r w:rsidRPr="003F5247">
        <w:rPr>
          <w:noProof/>
          <w:lang w:val="en-IN" w:eastAsia="en-IN"/>
        </w:rPr>
        <mc:AlternateContent>
          <mc:Choice Requires="wps">
            <w:drawing>
              <wp:anchor distT="0" distB="0" distL="114300" distR="114300" simplePos="0" relativeHeight="251672064" behindDoc="0" locked="0" layoutInCell="1" allowOverlap="1" wp14:anchorId="6C5E5882" wp14:editId="7A7651C8">
                <wp:simplePos x="0" y="0"/>
                <wp:positionH relativeFrom="column">
                  <wp:posOffset>0</wp:posOffset>
                </wp:positionH>
                <wp:positionV relativeFrom="paragraph">
                  <wp:posOffset>76200</wp:posOffset>
                </wp:positionV>
                <wp:extent cx="449580" cy="0"/>
                <wp:effectExtent l="38100" t="76200" r="26670" b="95250"/>
                <wp:wrapNone/>
                <wp:docPr id="22" name="Straight Arrow Connector 22"/>
                <wp:cNvGraphicFramePr/>
                <a:graphic xmlns:a="http://schemas.openxmlformats.org/drawingml/2006/main">
                  <a:graphicData uri="http://schemas.microsoft.com/office/word/2010/wordprocessingShape">
                    <wps:wsp>
                      <wps:cNvCnPr/>
                      <wps:spPr>
                        <a:xfrm>
                          <a:off x="0" y="0"/>
                          <a:ext cx="449580" cy="0"/>
                        </a:xfrm>
                        <a:prstGeom prst="straightConnector1">
                          <a:avLst/>
                        </a:prstGeom>
                        <a:ln w="19050">
                          <a:solidFill>
                            <a:srgbClr val="FF0000"/>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9C57CE" id="Straight Arrow Connector 22" o:spid="_x0000_s1026" type="#_x0000_t32" style="position:absolute;margin-left:0;margin-top:6pt;width:35.4pt;height:0;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" strokecolor="red" strokeweight="1.5pt">
                <v:stroke startarrow="block" endarrow="block"/>
              </v:shape>
            </w:pict>
          </mc:Fallback>
        </mc:AlternateContent>
      </w:r>
      <w:r>
        <w:rPr>
          <w:rFonts w:asciiTheme="minorHAnsi" w:hAnsi="Calibri" w:cstheme="minorBidi"/>
          <w:color w:val="000000" w:themeColor="text1"/>
          <w:kern w:val="24"/>
          <w:sz w:val="20"/>
          <w:szCs w:val="20"/>
        </w:rPr>
        <w:t xml:space="preserve">                :</w:t>
      </w:r>
      <w:r>
        <w:rPr>
          <w:rFonts w:hAnsi="Calibri"/>
          <w:color w:val="000000" w:themeColor="text1"/>
          <w:kern w:val="24"/>
          <w:sz w:val="20"/>
          <w:szCs w:val="20"/>
        </w:rPr>
        <w:t xml:space="preserve"> External</w:t>
      </w:r>
      <w:r w:rsidRPr="00282B0F">
        <w:rPr>
          <w:rFonts w:asciiTheme="minorHAnsi" w:hAnsi="Calibri" w:cstheme="minorBidi"/>
          <w:color w:val="000000" w:themeColor="text1"/>
          <w:kern w:val="24"/>
          <w:sz w:val="20"/>
          <w:szCs w:val="20"/>
        </w:rPr>
        <w:t xml:space="preserve"> Inbound and Outbound</w:t>
      </w:r>
    </w:p>
    <w:p w14:paraId="7EE4CBF0" w14:textId="77777777" w:rsidR="00A45DBF" w:rsidRDefault="00A45DBF">
      <w:pPr>
        <w:rPr>
          <w:rFonts w:ascii="Calibri Light" w:hAnsi="Calibri Light" w:cs="Arial"/>
          <w:b/>
          <w:sz w:val="22"/>
          <w:szCs w:val="22"/>
        </w:rPr>
      </w:pPr>
      <w:r>
        <w:rPr>
          <w:rFonts w:ascii="Calibri Light" w:hAnsi="Calibri Light" w:cs="Arial"/>
          <w:b/>
          <w:sz w:val="22"/>
          <w:szCs w:val="22"/>
        </w:rPr>
        <w:br w:type="page"/>
      </w:r>
    </w:p>
    <w:p w14:paraId="2A70BFAF" w14:textId="77777777" w:rsidR="002503CA" w:rsidRDefault="00B57F8A" w:rsidP="00A067EB">
      <w:pPr>
        <w:pStyle w:val="Heading1"/>
        <w:tabs>
          <w:tab w:val="num" w:pos="360"/>
        </w:tabs>
        <w:spacing w:line="360" w:lineRule="auto"/>
        <w:ind w:left="360" w:hanging="360"/>
        <w:rPr>
          <w:rFonts w:ascii="Calibri Light" w:hAnsi="Calibri Light"/>
        </w:rPr>
      </w:pPr>
      <w:bookmarkStart w:id="6" w:name="_Toc466378249"/>
      <w:bookmarkEnd w:id="4"/>
      <w:r>
        <w:rPr>
          <w:rFonts w:ascii="Calibri Light" w:hAnsi="Calibri Light"/>
        </w:rPr>
        <w:lastRenderedPageBreak/>
        <w:t>Setup</w:t>
      </w:r>
      <w:r w:rsidR="008E3685" w:rsidRPr="00BA46CA">
        <w:rPr>
          <w:rFonts w:ascii="Calibri Light" w:hAnsi="Calibri Light"/>
        </w:rPr>
        <w:t xml:space="preserve"> and Configuration</w:t>
      </w:r>
      <w:bookmarkEnd w:id="6"/>
    </w:p>
    <w:p w14:paraId="42765C0A" w14:textId="77777777" w:rsidR="00F96F82" w:rsidRDefault="00013564" w:rsidP="009F09A5">
      <w:pPr>
        <w:pStyle w:val="ListParagraph"/>
        <w:numPr>
          <w:ilvl w:val="0"/>
          <w:numId w:val="45"/>
        </w:numPr>
        <w:rPr>
          <w:rFonts w:ascii="Calibri Light" w:hAnsi="Calibri Light"/>
          <w:sz w:val="22"/>
          <w:szCs w:val="22"/>
        </w:rPr>
      </w:pPr>
      <w:r w:rsidRPr="009F09A5">
        <w:rPr>
          <w:rFonts w:ascii="Calibri Light" w:hAnsi="Calibri Light"/>
          <w:sz w:val="22"/>
          <w:szCs w:val="22"/>
        </w:rPr>
        <w:t>Currently, HSB has configured two Business Unit fo</w:t>
      </w:r>
      <w:r w:rsidR="009F09A5">
        <w:rPr>
          <w:rFonts w:ascii="Calibri Light" w:hAnsi="Calibri Light"/>
          <w:sz w:val="22"/>
          <w:szCs w:val="22"/>
        </w:rPr>
        <w:t xml:space="preserve">r </w:t>
      </w:r>
      <w:r w:rsidR="00576DF7">
        <w:rPr>
          <w:rFonts w:ascii="Calibri Light" w:hAnsi="Calibri Light"/>
          <w:sz w:val="22"/>
          <w:szCs w:val="22"/>
        </w:rPr>
        <w:t>Project Costing</w:t>
      </w:r>
      <w:r w:rsidR="009F09A5">
        <w:rPr>
          <w:rFonts w:ascii="Calibri Light" w:hAnsi="Calibri Light"/>
          <w:sz w:val="22"/>
          <w:szCs w:val="22"/>
        </w:rPr>
        <w:t xml:space="preserve"> module: </w:t>
      </w:r>
      <w:r w:rsidR="00471AE9">
        <w:rPr>
          <w:rFonts w:ascii="Calibri Light" w:hAnsi="Calibri Light"/>
          <w:sz w:val="22"/>
          <w:szCs w:val="22"/>
        </w:rPr>
        <w:t>GP</w:t>
      </w:r>
      <w:r w:rsidR="009F09A5">
        <w:rPr>
          <w:rFonts w:ascii="Calibri Light" w:hAnsi="Calibri Light"/>
          <w:sz w:val="22"/>
          <w:szCs w:val="22"/>
        </w:rPr>
        <w:t xml:space="preserve">HSB and </w:t>
      </w:r>
      <w:r w:rsidR="00471AE9">
        <w:rPr>
          <w:rFonts w:ascii="Calibri Light" w:hAnsi="Calibri Light"/>
          <w:sz w:val="22"/>
          <w:szCs w:val="22"/>
        </w:rPr>
        <w:t>ITHSB</w:t>
      </w:r>
      <w:r w:rsidR="00B94C94">
        <w:rPr>
          <w:rFonts w:ascii="Calibri Light" w:hAnsi="Calibri Light"/>
          <w:sz w:val="22"/>
          <w:szCs w:val="22"/>
        </w:rPr>
        <w:t xml:space="preserve">. </w:t>
      </w:r>
    </w:p>
    <w:p w14:paraId="51B5BFB4" w14:textId="77777777" w:rsidR="00F96F82" w:rsidRDefault="008538EE" w:rsidP="00F96F82">
      <w:pPr>
        <w:pStyle w:val="ListParagraph"/>
        <w:numPr>
          <w:ilvl w:val="1"/>
          <w:numId w:val="45"/>
        </w:numPr>
        <w:rPr>
          <w:rFonts w:ascii="Calibri Light" w:hAnsi="Calibri Light"/>
          <w:sz w:val="22"/>
          <w:szCs w:val="22"/>
        </w:rPr>
      </w:pPr>
      <w:r>
        <w:rPr>
          <w:rFonts w:ascii="Calibri Light" w:hAnsi="Calibri Light"/>
          <w:sz w:val="22"/>
          <w:szCs w:val="22"/>
        </w:rPr>
        <w:t xml:space="preserve">GPHSB </w:t>
      </w:r>
      <w:r w:rsidR="009E1B9A">
        <w:rPr>
          <w:rFonts w:ascii="Calibri Light" w:hAnsi="Calibri Light"/>
          <w:sz w:val="22"/>
          <w:szCs w:val="22"/>
        </w:rPr>
        <w:t xml:space="preserve">BU </w:t>
      </w:r>
      <w:r>
        <w:rPr>
          <w:rFonts w:ascii="Calibri Light" w:hAnsi="Calibri Light"/>
          <w:sz w:val="22"/>
          <w:szCs w:val="22"/>
        </w:rPr>
        <w:t xml:space="preserve">is </w:t>
      </w:r>
      <w:r w:rsidR="009E1B9A">
        <w:rPr>
          <w:rFonts w:ascii="Calibri Light" w:hAnsi="Calibri Light"/>
          <w:sz w:val="22"/>
          <w:szCs w:val="22"/>
        </w:rPr>
        <w:t xml:space="preserve">used to track </w:t>
      </w:r>
      <w:r>
        <w:rPr>
          <w:rFonts w:ascii="Calibri Light" w:hAnsi="Calibri Light"/>
          <w:sz w:val="22"/>
          <w:szCs w:val="22"/>
        </w:rPr>
        <w:t>the projects related to</w:t>
      </w:r>
      <w:r w:rsidR="009E1B9A">
        <w:rPr>
          <w:rFonts w:ascii="Calibri Light" w:hAnsi="Calibri Light"/>
          <w:sz w:val="22"/>
          <w:szCs w:val="22"/>
        </w:rPr>
        <w:t xml:space="preserve"> the services provided by HSB Engineers to Customers which are originally entered in</w:t>
      </w:r>
      <w:r>
        <w:rPr>
          <w:rFonts w:ascii="Calibri Light" w:hAnsi="Calibri Light"/>
          <w:sz w:val="22"/>
          <w:szCs w:val="22"/>
        </w:rPr>
        <w:t xml:space="preserve"> Lotus Notes</w:t>
      </w:r>
      <w:r w:rsidR="00502E2B">
        <w:rPr>
          <w:rFonts w:ascii="Calibri Light" w:hAnsi="Calibri Light"/>
          <w:sz w:val="22"/>
          <w:szCs w:val="22"/>
        </w:rPr>
        <w:t>.</w:t>
      </w:r>
    </w:p>
    <w:p w14:paraId="44882E96" w14:textId="77777777" w:rsidR="009F09A5" w:rsidRDefault="008538EE" w:rsidP="00F96F82">
      <w:pPr>
        <w:pStyle w:val="ListParagraph"/>
        <w:numPr>
          <w:ilvl w:val="1"/>
          <w:numId w:val="45"/>
        </w:numPr>
        <w:rPr>
          <w:rFonts w:ascii="Calibri Light" w:hAnsi="Calibri Light"/>
          <w:sz w:val="22"/>
          <w:szCs w:val="22"/>
        </w:rPr>
      </w:pPr>
      <w:r>
        <w:rPr>
          <w:rFonts w:ascii="Calibri Light" w:hAnsi="Calibri Light"/>
          <w:sz w:val="22"/>
          <w:szCs w:val="22"/>
        </w:rPr>
        <w:t xml:space="preserve"> ITHSB </w:t>
      </w:r>
      <w:r w:rsidR="009E1B9A">
        <w:rPr>
          <w:rFonts w:ascii="Calibri Light" w:hAnsi="Calibri Light"/>
          <w:sz w:val="22"/>
          <w:szCs w:val="22"/>
        </w:rPr>
        <w:t xml:space="preserve">BU </w:t>
      </w:r>
      <w:r>
        <w:rPr>
          <w:rFonts w:ascii="Calibri Light" w:hAnsi="Calibri Light"/>
          <w:sz w:val="22"/>
          <w:szCs w:val="22"/>
        </w:rPr>
        <w:t xml:space="preserve">is </w:t>
      </w:r>
      <w:r w:rsidR="00615612">
        <w:rPr>
          <w:rFonts w:ascii="Calibri Light" w:hAnsi="Calibri Light"/>
          <w:sz w:val="22"/>
          <w:szCs w:val="22"/>
        </w:rPr>
        <w:t xml:space="preserve">used to maintain HSB </w:t>
      </w:r>
      <w:r w:rsidR="0054756E">
        <w:rPr>
          <w:rFonts w:ascii="Calibri Light" w:hAnsi="Calibri Light"/>
          <w:sz w:val="22"/>
          <w:szCs w:val="22"/>
        </w:rPr>
        <w:t>internal</w:t>
      </w:r>
      <w:r>
        <w:rPr>
          <w:rFonts w:ascii="Calibri Light" w:hAnsi="Calibri Light"/>
          <w:sz w:val="22"/>
          <w:szCs w:val="22"/>
        </w:rPr>
        <w:t xml:space="preserve"> IT</w:t>
      </w:r>
      <w:r w:rsidR="0054756E">
        <w:rPr>
          <w:rFonts w:ascii="Calibri Light" w:hAnsi="Calibri Light"/>
          <w:sz w:val="22"/>
          <w:szCs w:val="22"/>
        </w:rPr>
        <w:t xml:space="preserve"> projects</w:t>
      </w:r>
      <w:r w:rsidR="00615612">
        <w:rPr>
          <w:rFonts w:ascii="Calibri Light" w:hAnsi="Calibri Light"/>
          <w:sz w:val="22"/>
          <w:szCs w:val="22"/>
        </w:rPr>
        <w:t>. These project are used to track down IT efforts in conjunction with PeopleSoft time track module</w:t>
      </w:r>
      <w:r>
        <w:rPr>
          <w:rFonts w:ascii="Calibri Light" w:hAnsi="Calibri Light"/>
          <w:sz w:val="22"/>
          <w:szCs w:val="22"/>
        </w:rPr>
        <w:t>.</w:t>
      </w:r>
    </w:p>
    <w:p w14:paraId="3770144C" w14:textId="77777777" w:rsidR="001E36A1" w:rsidRPr="001E36A1" w:rsidRDefault="001E36A1" w:rsidP="001E36A1">
      <w:pPr>
        <w:pStyle w:val="ListParagraph"/>
        <w:numPr>
          <w:ilvl w:val="0"/>
          <w:numId w:val="45"/>
        </w:numPr>
        <w:rPr>
          <w:rFonts w:ascii="Calibri Light" w:hAnsi="Calibri Light"/>
          <w:sz w:val="22"/>
          <w:szCs w:val="22"/>
        </w:rPr>
      </w:pPr>
      <w:r w:rsidRPr="001E36A1">
        <w:rPr>
          <w:rFonts w:ascii="Calibri Light" w:hAnsi="Calibri Light"/>
          <w:sz w:val="22"/>
          <w:szCs w:val="22"/>
        </w:rPr>
        <w:t xml:space="preserve">For all the policy coming from Lotus notes, HSB Contract number is </w:t>
      </w:r>
      <w:r w:rsidR="00615612">
        <w:rPr>
          <w:rFonts w:ascii="Calibri Light" w:hAnsi="Calibri Light"/>
          <w:sz w:val="22"/>
          <w:szCs w:val="22"/>
        </w:rPr>
        <w:t xml:space="preserve">defaulted to </w:t>
      </w:r>
      <w:r w:rsidRPr="001E36A1">
        <w:rPr>
          <w:rFonts w:ascii="Calibri Light" w:hAnsi="Calibri Light"/>
          <w:sz w:val="22"/>
          <w:szCs w:val="22"/>
        </w:rPr>
        <w:t>‘GEN0000007001’.</w:t>
      </w:r>
    </w:p>
    <w:p w14:paraId="61C77F59" w14:textId="77777777" w:rsidR="00F43FC1" w:rsidRPr="00F43FC1" w:rsidRDefault="00F43FC1" w:rsidP="00F43FC1">
      <w:pPr>
        <w:pStyle w:val="ListParagraph"/>
        <w:ind w:left="1080"/>
        <w:rPr>
          <w:rFonts w:ascii="Calibri Light" w:hAnsi="Calibri Light"/>
          <w:sz w:val="22"/>
          <w:szCs w:val="22"/>
        </w:rPr>
      </w:pPr>
    </w:p>
    <w:p w14:paraId="3D6D6E12" w14:textId="77777777" w:rsidR="00013564" w:rsidRDefault="00696E85" w:rsidP="00DA7C38">
      <w:pPr>
        <w:ind w:left="720" w:firstLine="360"/>
        <w:rPr>
          <w:rFonts w:ascii="Calibri Light" w:hAnsi="Calibri Light"/>
          <w:sz w:val="22"/>
          <w:szCs w:val="22"/>
        </w:rPr>
      </w:pPr>
      <w:r>
        <w:rPr>
          <w:rFonts w:ascii="Calibri Light" w:hAnsi="Calibri Light"/>
          <w:sz w:val="22"/>
          <w:szCs w:val="22"/>
        </w:rPr>
        <w:t>Please find attached below document for other set up and configuration:</w:t>
      </w:r>
    </w:p>
    <w:p w14:paraId="2A24823B" w14:textId="77777777" w:rsidR="00B94C94" w:rsidRDefault="00B94C94" w:rsidP="00F43FC1">
      <w:pPr>
        <w:ind w:left="720"/>
        <w:rPr>
          <w:rFonts w:ascii="Calibri Light" w:hAnsi="Calibri Light"/>
          <w:sz w:val="22"/>
          <w:szCs w:val="22"/>
        </w:rPr>
      </w:pPr>
    </w:p>
    <w:bookmarkStart w:id="7" w:name="_MON_1539796931"/>
    <w:bookmarkEnd w:id="7"/>
    <w:p w14:paraId="55A4D52B" w14:textId="77777777" w:rsidR="00696E85" w:rsidRPr="009D225C" w:rsidRDefault="00320B39" w:rsidP="00B869FB">
      <w:pPr>
        <w:ind w:left="1080"/>
        <w:rPr>
          <w:rFonts w:ascii="Calibri Light" w:hAnsi="Calibri Light"/>
          <w:b/>
          <w:color w:val="FF0000"/>
          <w:sz w:val="22"/>
          <w:szCs w:val="22"/>
        </w:rPr>
      </w:pPr>
      <w:r>
        <w:rPr>
          <w:rFonts w:ascii="Calibri Light" w:hAnsi="Calibri Light"/>
          <w:sz w:val="22"/>
          <w:szCs w:val="22"/>
        </w:rPr>
        <w:object w:dxaOrig="1513" w:dyaOrig="984" w14:anchorId="282C6E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49.5pt" o:ole="">
            <v:imagedata r:id="rId11" o:title=""/>
          </v:shape>
          <o:OLEObject Type="Embed" ProgID="Word.Document.12" ShapeID="_x0000_i1025" DrawAspect="Icon" ObjectID="_1540385830" r:id="rId12">
            <o:FieldCodes>\s</o:FieldCodes>
          </o:OLEObject>
        </w:object>
      </w:r>
      <w:r w:rsidR="00F66109" w:rsidRPr="009D225C">
        <w:rPr>
          <w:rFonts w:ascii="Calibri Light" w:hAnsi="Calibri Light"/>
          <w:b/>
          <w:color w:val="FF0000"/>
          <w:sz w:val="22"/>
          <w:szCs w:val="22"/>
        </w:rPr>
        <w:tab/>
      </w:r>
    </w:p>
    <w:p w14:paraId="2F92B441" w14:textId="77777777" w:rsidR="00013564" w:rsidRDefault="00013564" w:rsidP="00013564">
      <w:pPr>
        <w:ind w:firstLine="360"/>
        <w:rPr>
          <w:rFonts w:ascii="Calibri Light" w:hAnsi="Calibri Light"/>
          <w:sz w:val="22"/>
          <w:szCs w:val="22"/>
        </w:rPr>
      </w:pPr>
    </w:p>
    <w:p w14:paraId="2A19EF17" w14:textId="77777777" w:rsidR="005E2195" w:rsidRDefault="009F21EA" w:rsidP="001B35B0">
      <w:pPr>
        <w:pStyle w:val="Heading1"/>
        <w:tabs>
          <w:tab w:val="num" w:pos="360"/>
        </w:tabs>
        <w:spacing w:line="360" w:lineRule="auto"/>
        <w:ind w:left="360" w:hanging="360"/>
        <w:rPr>
          <w:rFonts w:ascii="Calibri Light" w:hAnsi="Calibri Light"/>
        </w:rPr>
      </w:pPr>
      <w:bookmarkStart w:id="8" w:name="_Toc466378250"/>
      <w:r w:rsidRPr="00284396">
        <w:rPr>
          <w:rFonts w:ascii="Calibri Light" w:hAnsi="Calibri Light"/>
        </w:rPr>
        <w:t>Business Process</w:t>
      </w:r>
      <w:bookmarkEnd w:id="8"/>
    </w:p>
    <w:p w14:paraId="152D16D6" w14:textId="725DB6F9" w:rsidR="003D0FFD" w:rsidRPr="003D0FFD" w:rsidRDefault="003D0FFD" w:rsidP="000F6BC5">
      <w:pPr>
        <w:pStyle w:val="ListParagraph"/>
        <w:numPr>
          <w:ilvl w:val="0"/>
          <w:numId w:val="54"/>
        </w:numPr>
        <w:rPr>
          <w:rFonts w:ascii="Calibri Light" w:hAnsi="Calibri Light"/>
          <w:b/>
          <w:sz w:val="22"/>
          <w:szCs w:val="22"/>
        </w:rPr>
      </w:pPr>
      <w:r w:rsidRPr="003D0FFD">
        <w:rPr>
          <w:rFonts w:ascii="Calibri Light" w:hAnsi="Calibri Light"/>
          <w:b/>
          <w:sz w:val="22"/>
          <w:szCs w:val="22"/>
          <w:lang w:val="en-IN"/>
        </w:rPr>
        <w:t>Lotus Notes to HSB Custom Interface Records</w:t>
      </w:r>
    </w:p>
    <w:p w14:paraId="3FF61827" w14:textId="7DD1BD72" w:rsidR="003948EF" w:rsidRPr="00D30D1D" w:rsidRDefault="005E29CD" w:rsidP="003D0FFD">
      <w:pPr>
        <w:pStyle w:val="ListParagraph"/>
        <w:ind w:left="1068"/>
        <w:rPr>
          <w:rFonts w:ascii="Calibri Light" w:hAnsi="Calibri Light"/>
          <w:sz w:val="22"/>
          <w:szCs w:val="22"/>
        </w:rPr>
      </w:pPr>
      <w:r w:rsidRPr="00D30D1D">
        <w:rPr>
          <w:rFonts w:ascii="Calibri Light" w:hAnsi="Calibri Light"/>
          <w:sz w:val="22"/>
          <w:szCs w:val="22"/>
          <w:lang w:val="en-IN"/>
        </w:rPr>
        <w:t>HSB has a schedule SQR process ‘</w:t>
      </w:r>
      <w:r w:rsidRPr="00D30D1D">
        <w:rPr>
          <w:rFonts w:ascii="Calibri Light" w:hAnsi="Calibri Light"/>
          <w:i/>
          <w:iCs/>
          <w:sz w:val="22"/>
          <w:szCs w:val="22"/>
          <w:lang w:val="en-IN"/>
        </w:rPr>
        <w:t>HSBLOTUS’</w:t>
      </w:r>
      <w:r w:rsidRPr="00D30D1D">
        <w:rPr>
          <w:rFonts w:ascii="Calibri Light" w:hAnsi="Calibri Light"/>
          <w:sz w:val="22"/>
          <w:szCs w:val="22"/>
          <w:lang w:val="en-IN"/>
        </w:rPr>
        <w:t xml:space="preserve"> which will read the input files from Lotus notes, process it and upload the data to </w:t>
      </w:r>
      <w:r w:rsidR="008E2003">
        <w:rPr>
          <w:rFonts w:ascii="Calibri Light" w:hAnsi="Calibri Light"/>
          <w:sz w:val="22"/>
          <w:szCs w:val="22"/>
          <w:lang w:val="en-IN"/>
        </w:rPr>
        <w:t>HSB custom interface table</w:t>
      </w:r>
      <w:r w:rsidRPr="00D30D1D">
        <w:rPr>
          <w:rFonts w:ascii="Calibri Light" w:hAnsi="Calibri Light"/>
          <w:sz w:val="22"/>
          <w:szCs w:val="22"/>
          <w:lang w:val="en-IN"/>
        </w:rPr>
        <w:t xml:space="preserve"> </w:t>
      </w:r>
      <w:r w:rsidRPr="00D30D1D">
        <w:rPr>
          <w:rFonts w:ascii="Calibri Light" w:hAnsi="Calibri Light"/>
          <w:i/>
          <w:iCs/>
          <w:sz w:val="22"/>
          <w:szCs w:val="22"/>
          <w:lang w:val="en-IN"/>
        </w:rPr>
        <w:t xml:space="preserve">HSB_PC_INT1 </w:t>
      </w:r>
      <w:r w:rsidRPr="00D30D1D">
        <w:rPr>
          <w:rFonts w:ascii="Calibri Light" w:hAnsi="Calibri Light"/>
          <w:sz w:val="22"/>
          <w:szCs w:val="22"/>
          <w:lang w:val="en-IN"/>
        </w:rPr>
        <w:t xml:space="preserve">of </w:t>
      </w:r>
      <w:r w:rsidR="00B70C95" w:rsidRPr="00D30D1D">
        <w:rPr>
          <w:rFonts w:ascii="Calibri Light" w:hAnsi="Calibri Light"/>
          <w:sz w:val="22"/>
          <w:szCs w:val="22"/>
          <w:lang w:val="en-IN"/>
        </w:rPr>
        <w:t>PC module</w:t>
      </w:r>
    </w:p>
    <w:p w14:paraId="5F095EFE" w14:textId="77777777" w:rsidR="00523272" w:rsidRDefault="00523272" w:rsidP="000F6BC5">
      <w:pPr>
        <w:pStyle w:val="ListParagraph"/>
        <w:ind w:left="1068"/>
        <w:rPr>
          <w:rFonts w:ascii="Calibri Light" w:hAnsi="Calibri Light"/>
          <w:sz w:val="22"/>
          <w:szCs w:val="22"/>
        </w:rPr>
      </w:pPr>
    </w:p>
    <w:p w14:paraId="570106B4" w14:textId="7DEA88D4" w:rsidR="00EA63A1" w:rsidRPr="00EA63A1" w:rsidRDefault="00EA63A1" w:rsidP="00C52E1A">
      <w:pPr>
        <w:pStyle w:val="ListParagraph"/>
        <w:numPr>
          <w:ilvl w:val="0"/>
          <w:numId w:val="55"/>
        </w:numPr>
        <w:rPr>
          <w:rFonts w:ascii="Calibri Light" w:hAnsi="Calibri Light"/>
          <w:b/>
          <w:sz w:val="22"/>
          <w:szCs w:val="22"/>
          <w:lang w:val="en-IN"/>
        </w:rPr>
      </w:pPr>
      <w:r w:rsidRPr="00EA63A1">
        <w:rPr>
          <w:rFonts w:ascii="Calibri Light" w:hAnsi="Calibri Light"/>
          <w:b/>
          <w:sz w:val="22"/>
          <w:szCs w:val="22"/>
          <w:lang w:val="en-IN"/>
        </w:rPr>
        <w:t>HSB Custom Int</w:t>
      </w:r>
      <w:r>
        <w:rPr>
          <w:rFonts w:ascii="Calibri Light" w:hAnsi="Calibri Light"/>
          <w:b/>
          <w:sz w:val="22"/>
          <w:szCs w:val="22"/>
          <w:lang w:val="en-IN"/>
        </w:rPr>
        <w:t>e</w:t>
      </w:r>
      <w:r w:rsidRPr="00EA63A1">
        <w:rPr>
          <w:rFonts w:ascii="Calibri Light" w:hAnsi="Calibri Light"/>
          <w:b/>
          <w:sz w:val="22"/>
          <w:szCs w:val="22"/>
          <w:lang w:val="en-IN"/>
        </w:rPr>
        <w:t>rf</w:t>
      </w:r>
      <w:r>
        <w:rPr>
          <w:rFonts w:ascii="Calibri Light" w:hAnsi="Calibri Light"/>
          <w:b/>
          <w:sz w:val="22"/>
          <w:szCs w:val="22"/>
          <w:lang w:val="en-IN"/>
        </w:rPr>
        <w:t>a</w:t>
      </w:r>
      <w:r w:rsidRPr="00EA63A1">
        <w:rPr>
          <w:rFonts w:ascii="Calibri Light" w:hAnsi="Calibri Light"/>
          <w:b/>
          <w:sz w:val="22"/>
          <w:szCs w:val="22"/>
          <w:lang w:val="en-IN"/>
        </w:rPr>
        <w:t>ce Table to PC Interface table</w:t>
      </w:r>
    </w:p>
    <w:p w14:paraId="5898B793" w14:textId="5D6B06C6" w:rsidR="0085156A" w:rsidRPr="00C52E1A" w:rsidRDefault="008E2003" w:rsidP="00EA63A1">
      <w:pPr>
        <w:pStyle w:val="ListParagraph"/>
        <w:ind w:left="1068"/>
        <w:rPr>
          <w:rFonts w:ascii="Calibri Light" w:hAnsi="Calibri Light"/>
          <w:sz w:val="22"/>
          <w:szCs w:val="22"/>
          <w:lang w:val="en-IN"/>
        </w:rPr>
      </w:pPr>
      <w:r w:rsidRPr="00811DAB">
        <w:rPr>
          <w:rFonts w:ascii="Calibri Light" w:hAnsi="Calibri Light"/>
          <w:sz w:val="22"/>
          <w:szCs w:val="22"/>
          <w:lang w:val="en-IN"/>
        </w:rPr>
        <w:t>HSB has a custom job ‘</w:t>
      </w:r>
      <w:r w:rsidR="0085156A" w:rsidRPr="00811DAB">
        <w:rPr>
          <w:rFonts w:ascii="Calibri Light" w:hAnsi="Calibri Light"/>
          <w:sz w:val="22"/>
          <w:szCs w:val="22"/>
          <w:lang w:val="en-IN"/>
        </w:rPr>
        <w:t>PC COBOL PC PREP BATCH</w:t>
      </w:r>
      <w:r w:rsidRPr="00811DAB">
        <w:rPr>
          <w:rFonts w:ascii="Calibri Light" w:hAnsi="Calibri Light"/>
          <w:sz w:val="22"/>
          <w:szCs w:val="22"/>
          <w:lang w:val="en-IN"/>
        </w:rPr>
        <w:t xml:space="preserve">’ for </w:t>
      </w:r>
      <w:r w:rsidR="00811DAB" w:rsidRPr="00811DAB">
        <w:rPr>
          <w:rFonts w:ascii="Calibri Light" w:hAnsi="Calibri Light"/>
          <w:sz w:val="22"/>
          <w:szCs w:val="22"/>
          <w:lang w:val="en-IN"/>
        </w:rPr>
        <w:t>loading PC Interface table. This job</w:t>
      </w:r>
      <w:r w:rsidR="00F50A43">
        <w:rPr>
          <w:rFonts w:ascii="Calibri Light" w:hAnsi="Calibri Light"/>
          <w:sz w:val="22"/>
          <w:szCs w:val="22"/>
          <w:lang w:val="en-IN"/>
        </w:rPr>
        <w:t xml:space="preserve"> is scheduled in tidal and it </w:t>
      </w:r>
      <w:r w:rsidR="00811DAB" w:rsidRPr="00811DAB">
        <w:rPr>
          <w:rFonts w:ascii="Calibri Light" w:hAnsi="Calibri Light"/>
          <w:sz w:val="22"/>
          <w:szCs w:val="22"/>
          <w:lang w:val="en-IN"/>
        </w:rPr>
        <w:t>reads the data from HSB custom records and insert it in PC interface records.</w:t>
      </w:r>
    </w:p>
    <w:p w14:paraId="368B7484" w14:textId="77777777" w:rsidR="00425E48" w:rsidRPr="000F6BC5" w:rsidRDefault="00425E48" w:rsidP="000F6BC5">
      <w:pPr>
        <w:pStyle w:val="ListParagraph"/>
        <w:ind w:left="1068"/>
        <w:rPr>
          <w:rFonts w:ascii="Calibri Light" w:hAnsi="Calibri Light"/>
          <w:sz w:val="22"/>
          <w:szCs w:val="22"/>
        </w:rPr>
      </w:pPr>
    </w:p>
    <w:p w14:paraId="7E310782" w14:textId="2C3C036E" w:rsidR="0085156A" w:rsidRPr="009C0D67" w:rsidRDefault="00811DAB" w:rsidP="009C0D67">
      <w:pPr>
        <w:pStyle w:val="ListParagraph"/>
        <w:numPr>
          <w:ilvl w:val="0"/>
          <w:numId w:val="53"/>
        </w:numPr>
        <w:rPr>
          <w:rFonts w:ascii="Calibri Light" w:hAnsi="Calibri Light"/>
          <w:sz w:val="22"/>
          <w:szCs w:val="22"/>
        </w:rPr>
      </w:pPr>
      <w:r w:rsidRPr="00C52E1A">
        <w:rPr>
          <w:rFonts w:ascii="Calibri Light" w:hAnsi="Calibri Light"/>
          <w:b/>
        </w:rPr>
        <w:t xml:space="preserve"> </w:t>
      </w:r>
      <w:r w:rsidR="00A4367E">
        <w:rPr>
          <w:rFonts w:ascii="Calibri Light" w:hAnsi="Calibri Light"/>
          <w:b/>
        </w:rPr>
        <w:t>PC Interface table to PC main tables</w:t>
      </w:r>
    </w:p>
    <w:p w14:paraId="39FA0801" w14:textId="47A4DB8C" w:rsidR="0085156A" w:rsidRPr="0085156A" w:rsidRDefault="00AD72D7" w:rsidP="0085156A">
      <w:pPr>
        <w:pStyle w:val="ListParagraph"/>
        <w:ind w:left="1068"/>
        <w:rPr>
          <w:rFonts w:ascii="Calibri Light" w:hAnsi="Calibri Light"/>
          <w:sz w:val="22"/>
          <w:szCs w:val="22"/>
        </w:rPr>
      </w:pPr>
      <w:r>
        <w:rPr>
          <w:rFonts w:ascii="Calibri Light" w:hAnsi="Calibri Light"/>
          <w:sz w:val="22"/>
          <w:szCs w:val="22"/>
        </w:rPr>
        <w:t>The</w:t>
      </w:r>
      <w:r w:rsidR="0085156A" w:rsidRPr="0085156A">
        <w:rPr>
          <w:rFonts w:ascii="Calibri Light" w:hAnsi="Calibri Light"/>
          <w:sz w:val="22"/>
          <w:szCs w:val="22"/>
        </w:rPr>
        <w:t xml:space="preserve"> Job</w:t>
      </w:r>
      <w:r w:rsidR="00A4367E">
        <w:rPr>
          <w:rFonts w:ascii="Calibri Light" w:hAnsi="Calibri Light"/>
          <w:sz w:val="22"/>
          <w:szCs w:val="22"/>
        </w:rPr>
        <w:t xml:space="preserve"> ‘</w:t>
      </w:r>
      <w:r w:rsidR="00A4367E" w:rsidRPr="00A4367E">
        <w:rPr>
          <w:rFonts w:ascii="Calibri Light" w:hAnsi="Calibri Light"/>
        </w:rPr>
        <w:t>PC Project Interface</w:t>
      </w:r>
      <w:r w:rsidR="00A4367E">
        <w:rPr>
          <w:rFonts w:ascii="Calibri Light" w:hAnsi="Calibri Light"/>
          <w:sz w:val="22"/>
          <w:szCs w:val="22"/>
        </w:rPr>
        <w:t>’</w:t>
      </w:r>
      <w:r w:rsidR="0085156A" w:rsidRPr="0085156A">
        <w:rPr>
          <w:rFonts w:ascii="Calibri Light" w:hAnsi="Calibri Light"/>
          <w:sz w:val="22"/>
          <w:szCs w:val="22"/>
        </w:rPr>
        <w:t xml:space="preserve"> is </w:t>
      </w:r>
      <w:r w:rsidR="0085156A" w:rsidRPr="00840906">
        <w:rPr>
          <w:rFonts w:ascii="Calibri Light" w:hAnsi="Calibri Light"/>
          <w:sz w:val="22"/>
          <w:szCs w:val="22"/>
        </w:rPr>
        <w:t xml:space="preserve">scheduled in Tidal </w:t>
      </w:r>
      <w:r w:rsidR="00A92506">
        <w:rPr>
          <w:rFonts w:ascii="Calibri Light" w:hAnsi="Calibri Light"/>
          <w:sz w:val="22"/>
          <w:szCs w:val="22"/>
        </w:rPr>
        <w:t xml:space="preserve">and it loads the </w:t>
      </w:r>
      <w:r w:rsidR="0085156A" w:rsidRPr="0085156A">
        <w:rPr>
          <w:rFonts w:ascii="Calibri Light" w:hAnsi="Calibri Light"/>
          <w:sz w:val="22"/>
          <w:szCs w:val="22"/>
        </w:rPr>
        <w:t xml:space="preserve">project costing </w:t>
      </w:r>
      <w:r w:rsidR="006179C9">
        <w:rPr>
          <w:rFonts w:ascii="Calibri Light" w:hAnsi="Calibri Light"/>
          <w:sz w:val="22"/>
          <w:szCs w:val="22"/>
        </w:rPr>
        <w:t>main</w:t>
      </w:r>
      <w:r w:rsidR="00A92506">
        <w:rPr>
          <w:rFonts w:ascii="Calibri Light" w:hAnsi="Calibri Light"/>
          <w:sz w:val="22"/>
          <w:szCs w:val="22"/>
        </w:rPr>
        <w:t xml:space="preserve"> table</w:t>
      </w:r>
      <w:r w:rsidR="006179C9">
        <w:rPr>
          <w:rFonts w:ascii="Calibri Light" w:hAnsi="Calibri Light"/>
          <w:sz w:val="22"/>
          <w:szCs w:val="22"/>
        </w:rPr>
        <w:t>s</w:t>
      </w:r>
      <w:r w:rsidR="00A92506">
        <w:rPr>
          <w:rFonts w:ascii="Calibri Light" w:hAnsi="Calibri Light"/>
          <w:sz w:val="22"/>
          <w:szCs w:val="22"/>
        </w:rPr>
        <w:t xml:space="preserve"> with the data from </w:t>
      </w:r>
      <w:r w:rsidR="006179C9">
        <w:rPr>
          <w:rFonts w:ascii="Calibri Light" w:hAnsi="Calibri Light"/>
          <w:sz w:val="22"/>
          <w:szCs w:val="22"/>
        </w:rPr>
        <w:t xml:space="preserve">PC </w:t>
      </w:r>
      <w:r w:rsidR="00A92506">
        <w:rPr>
          <w:rFonts w:ascii="Calibri Light" w:hAnsi="Calibri Light"/>
          <w:sz w:val="22"/>
          <w:szCs w:val="22"/>
        </w:rPr>
        <w:t>interface table</w:t>
      </w:r>
      <w:r w:rsidR="0085156A" w:rsidRPr="0085156A">
        <w:rPr>
          <w:rFonts w:ascii="Calibri Light" w:hAnsi="Calibri Light"/>
          <w:sz w:val="22"/>
          <w:szCs w:val="22"/>
        </w:rPr>
        <w:t>.</w:t>
      </w:r>
      <w:r w:rsidR="00A92506">
        <w:rPr>
          <w:rFonts w:ascii="Calibri Light" w:hAnsi="Calibri Light"/>
          <w:sz w:val="22"/>
          <w:szCs w:val="22"/>
        </w:rPr>
        <w:t xml:space="preserve"> This includes Project data, Resource data and Activity data.</w:t>
      </w:r>
      <w:r w:rsidR="00A4367E">
        <w:rPr>
          <w:rFonts w:ascii="Calibri Light" w:hAnsi="Calibri Light"/>
          <w:sz w:val="22"/>
          <w:szCs w:val="22"/>
        </w:rPr>
        <w:t xml:space="preserve"> </w:t>
      </w:r>
    </w:p>
    <w:p w14:paraId="238EFD17" w14:textId="77777777" w:rsidR="001075CF" w:rsidRDefault="001075CF" w:rsidP="000F6BC5">
      <w:pPr>
        <w:pStyle w:val="ListParagraph"/>
        <w:ind w:left="1068"/>
        <w:rPr>
          <w:rFonts w:ascii="Calibri Light" w:hAnsi="Calibri Light"/>
          <w:sz w:val="22"/>
          <w:szCs w:val="22"/>
        </w:rPr>
      </w:pPr>
    </w:p>
    <w:p w14:paraId="469CEF31" w14:textId="77777777" w:rsidR="00463EE3" w:rsidRDefault="00463EE3" w:rsidP="000F6BC5">
      <w:pPr>
        <w:pStyle w:val="ListParagraph"/>
        <w:numPr>
          <w:ilvl w:val="0"/>
          <w:numId w:val="54"/>
        </w:numPr>
        <w:rPr>
          <w:rFonts w:ascii="Calibri Light" w:hAnsi="Calibri Light"/>
          <w:sz w:val="22"/>
          <w:szCs w:val="22"/>
        </w:rPr>
      </w:pPr>
      <w:r w:rsidRPr="00463EE3">
        <w:rPr>
          <w:rFonts w:ascii="Calibri Light" w:hAnsi="Calibri Light"/>
          <w:b/>
          <w:sz w:val="22"/>
          <w:szCs w:val="22"/>
        </w:rPr>
        <w:t xml:space="preserve">PC to Billing </w:t>
      </w:r>
    </w:p>
    <w:p w14:paraId="3F90259C" w14:textId="0D911833" w:rsidR="00D8374C" w:rsidRDefault="00D8374C" w:rsidP="00463EE3">
      <w:pPr>
        <w:pStyle w:val="ListParagraph"/>
        <w:ind w:left="1068"/>
        <w:rPr>
          <w:rFonts w:ascii="Calibri Light" w:hAnsi="Calibri Light"/>
          <w:sz w:val="22"/>
          <w:szCs w:val="22"/>
        </w:rPr>
      </w:pPr>
      <w:r w:rsidRPr="003459CE">
        <w:rPr>
          <w:rFonts w:ascii="Calibri Light" w:hAnsi="Calibri Light"/>
          <w:sz w:val="22"/>
          <w:szCs w:val="22"/>
        </w:rPr>
        <w:t>The process ‘</w:t>
      </w:r>
      <w:r w:rsidRPr="000F6BC5">
        <w:rPr>
          <w:rFonts w:ascii="Calibri Light" w:hAnsi="Calibri Light"/>
          <w:i/>
          <w:sz w:val="22"/>
          <w:szCs w:val="22"/>
        </w:rPr>
        <w:t>PC_PC_TO_BI’</w:t>
      </w:r>
      <w:r w:rsidRPr="003459CE">
        <w:rPr>
          <w:rFonts w:ascii="Calibri Light" w:hAnsi="Calibri Light"/>
          <w:sz w:val="22"/>
          <w:szCs w:val="22"/>
        </w:rPr>
        <w:t xml:space="preserve"> pulls the data from </w:t>
      </w:r>
      <w:r>
        <w:rPr>
          <w:rFonts w:ascii="Calibri Light" w:hAnsi="Calibri Light"/>
          <w:sz w:val="22"/>
          <w:szCs w:val="22"/>
        </w:rPr>
        <w:t xml:space="preserve">the </w:t>
      </w:r>
      <w:r w:rsidRPr="003459CE">
        <w:rPr>
          <w:rFonts w:ascii="Calibri Light" w:hAnsi="Calibri Light"/>
          <w:sz w:val="22"/>
          <w:szCs w:val="22"/>
        </w:rPr>
        <w:t>Project Costing module and load it in</w:t>
      </w:r>
      <w:r>
        <w:rPr>
          <w:rFonts w:ascii="Calibri Light" w:hAnsi="Calibri Light"/>
          <w:sz w:val="22"/>
          <w:szCs w:val="22"/>
        </w:rPr>
        <w:t xml:space="preserve"> the</w:t>
      </w:r>
      <w:r w:rsidRPr="003459CE">
        <w:rPr>
          <w:rFonts w:ascii="Calibri Light" w:hAnsi="Calibri Light"/>
          <w:sz w:val="22"/>
          <w:szCs w:val="22"/>
        </w:rPr>
        <w:t xml:space="preserve"> Billing interface table</w:t>
      </w:r>
    </w:p>
    <w:p w14:paraId="17FFABBD" w14:textId="77777777" w:rsidR="00347134" w:rsidRDefault="00347134" w:rsidP="000F6BC5">
      <w:pPr>
        <w:pStyle w:val="ListParagraph"/>
      </w:pPr>
    </w:p>
    <w:p w14:paraId="466C31E0" w14:textId="77777777" w:rsidR="00347134" w:rsidRPr="000F6BC5" w:rsidRDefault="00347134" w:rsidP="000F6BC5"/>
    <w:p w14:paraId="3FC22B67" w14:textId="77777777" w:rsidR="008D081D" w:rsidRPr="008D081D" w:rsidRDefault="008D081D">
      <w:pPr>
        <w:rPr>
          <w:rFonts w:ascii="Calibri Light" w:hAnsi="Calibri Light"/>
          <w:b/>
          <w:sz w:val="28"/>
          <w:szCs w:val="28"/>
        </w:rPr>
      </w:pPr>
      <w:r w:rsidRPr="008D081D">
        <w:rPr>
          <w:rFonts w:ascii="Calibri Light" w:hAnsi="Calibri Light"/>
          <w:b/>
          <w:sz w:val="28"/>
          <w:szCs w:val="28"/>
        </w:rPr>
        <w:t>Project Allocation</w:t>
      </w:r>
    </w:p>
    <w:p w14:paraId="1707DDC5" w14:textId="77777777" w:rsidR="008D081D" w:rsidRPr="00660D68" w:rsidRDefault="008D081D">
      <w:pPr>
        <w:rPr>
          <w:rFonts w:ascii="Calibri Light" w:hAnsi="Calibri Light"/>
          <w:b/>
          <w:sz w:val="22"/>
          <w:szCs w:val="22"/>
        </w:rPr>
      </w:pPr>
    </w:p>
    <w:p w14:paraId="23D38FC2" w14:textId="1FAF3DD3" w:rsidR="008D081D" w:rsidRPr="000F6BC5" w:rsidRDefault="008D081D">
      <w:pPr>
        <w:rPr>
          <w:rFonts w:ascii="Calibri Light" w:hAnsi="Calibri Light" w:cs="Arial"/>
          <w:color w:val="0563C1"/>
          <w:sz w:val="22"/>
          <w:szCs w:val="22"/>
          <w:u w:val="single"/>
          <w:lang w:eastAsia="en-US"/>
        </w:rPr>
      </w:pPr>
      <w:r w:rsidRPr="00660D68">
        <w:rPr>
          <w:rFonts w:ascii="Calibri Light" w:hAnsi="Calibri Light"/>
          <w:sz w:val="22"/>
          <w:szCs w:val="22"/>
        </w:rPr>
        <w:t>HSB</w:t>
      </w:r>
      <w:r>
        <w:rPr>
          <w:rFonts w:ascii="Calibri Light" w:hAnsi="Calibri Light"/>
          <w:sz w:val="22"/>
          <w:szCs w:val="22"/>
        </w:rPr>
        <w:t xml:space="preserve"> has </w:t>
      </w:r>
      <w:r w:rsidRPr="00660D68">
        <w:rPr>
          <w:rFonts w:ascii="Calibri Light" w:hAnsi="Calibri Light"/>
          <w:sz w:val="22"/>
          <w:szCs w:val="22"/>
        </w:rPr>
        <w:t xml:space="preserve">Project Allocation only for </w:t>
      </w:r>
      <w:r w:rsidRPr="00C4382C">
        <w:rPr>
          <w:rFonts w:ascii="Calibri Light" w:hAnsi="Calibri Light"/>
          <w:i/>
          <w:sz w:val="22"/>
          <w:szCs w:val="22"/>
        </w:rPr>
        <w:t>GPHSB</w:t>
      </w:r>
      <w:r w:rsidR="00D3341D">
        <w:rPr>
          <w:rFonts w:ascii="Calibri Light" w:hAnsi="Calibri Light"/>
          <w:i/>
          <w:sz w:val="22"/>
          <w:szCs w:val="22"/>
        </w:rPr>
        <w:t>.</w:t>
      </w:r>
      <w:r w:rsidRPr="00660D68">
        <w:rPr>
          <w:rFonts w:ascii="Calibri Light" w:hAnsi="Calibri Light"/>
          <w:sz w:val="22"/>
          <w:szCs w:val="22"/>
        </w:rPr>
        <w:t xml:space="preserve"> Allocation process starts </w:t>
      </w:r>
      <w:r>
        <w:rPr>
          <w:rFonts w:ascii="Calibri Light" w:hAnsi="Calibri Light"/>
          <w:sz w:val="22"/>
          <w:szCs w:val="22"/>
        </w:rPr>
        <w:t>by</w:t>
      </w:r>
      <w:r w:rsidRPr="00660D68">
        <w:rPr>
          <w:rFonts w:ascii="Calibri Light" w:hAnsi="Calibri Light"/>
          <w:sz w:val="22"/>
          <w:szCs w:val="22"/>
        </w:rPr>
        <w:t xml:space="preserve"> deleting </w:t>
      </w:r>
      <w:r w:rsidR="00F71CB9">
        <w:rPr>
          <w:rFonts w:ascii="Calibri Light" w:hAnsi="Calibri Light"/>
          <w:sz w:val="22"/>
          <w:szCs w:val="22"/>
        </w:rPr>
        <w:t>prior</w:t>
      </w:r>
      <w:r w:rsidR="00F71CB9" w:rsidRPr="00660D68">
        <w:rPr>
          <w:rFonts w:ascii="Calibri Light" w:hAnsi="Calibri Light"/>
          <w:sz w:val="22"/>
          <w:szCs w:val="22"/>
        </w:rPr>
        <w:t xml:space="preserve"> </w:t>
      </w:r>
      <w:r w:rsidRPr="00660D68">
        <w:rPr>
          <w:rFonts w:ascii="Calibri Light" w:hAnsi="Calibri Light"/>
          <w:sz w:val="22"/>
          <w:szCs w:val="22"/>
        </w:rPr>
        <w:t xml:space="preserve">data from Staging </w:t>
      </w:r>
      <w:r w:rsidR="008839AA" w:rsidRPr="00660D68">
        <w:rPr>
          <w:rFonts w:ascii="Calibri Light" w:hAnsi="Calibri Light"/>
          <w:sz w:val="22"/>
          <w:szCs w:val="22"/>
        </w:rPr>
        <w:t>table</w:t>
      </w:r>
      <w:r w:rsidR="008839AA">
        <w:rPr>
          <w:rFonts w:ascii="Calibri Light" w:hAnsi="Calibri Light"/>
          <w:sz w:val="22"/>
          <w:szCs w:val="22"/>
        </w:rPr>
        <w:t xml:space="preserve"> (</w:t>
      </w:r>
      <w:r w:rsidR="00F71CB9">
        <w:rPr>
          <w:rFonts w:ascii="Calibri Light" w:hAnsi="Calibri Light"/>
          <w:sz w:val="22"/>
          <w:szCs w:val="22"/>
        </w:rPr>
        <w:t>HSB_PC_ALLOC)</w:t>
      </w:r>
      <w:r w:rsidRPr="00660D68">
        <w:rPr>
          <w:rFonts w:ascii="Calibri Light" w:hAnsi="Calibri Light"/>
          <w:sz w:val="22"/>
          <w:szCs w:val="22"/>
        </w:rPr>
        <w:t xml:space="preserve">. </w:t>
      </w:r>
      <w:r>
        <w:rPr>
          <w:rFonts w:ascii="Calibri Light" w:hAnsi="Calibri Light"/>
          <w:sz w:val="22"/>
          <w:szCs w:val="22"/>
        </w:rPr>
        <w:t xml:space="preserve"> PSFT Tech Team will do the required Set up for allocation after receiving mail from </w:t>
      </w:r>
      <w:r w:rsidR="00F71CB9" w:rsidRPr="000F6BC5">
        <w:rPr>
          <w:rFonts w:ascii="Calibri Light" w:hAnsi="Calibri Light"/>
          <w:color w:val="000000" w:themeColor="text1"/>
          <w:sz w:val="22"/>
          <w:szCs w:val="22"/>
        </w:rPr>
        <w:t>Dave</w:t>
      </w:r>
      <w:r w:rsidR="00F71CB9">
        <w:rPr>
          <w:rFonts w:ascii="Calibri Light" w:hAnsi="Calibri Light"/>
          <w:color w:val="FF0000"/>
          <w:sz w:val="22"/>
          <w:szCs w:val="22"/>
        </w:rPr>
        <w:t xml:space="preserve"> </w:t>
      </w:r>
      <w:r w:rsidR="00F71CB9" w:rsidRPr="000F6BC5">
        <w:rPr>
          <w:rFonts w:ascii="Calibri Light" w:hAnsi="Calibri Light"/>
          <w:color w:val="000000" w:themeColor="text1"/>
          <w:sz w:val="22"/>
          <w:szCs w:val="22"/>
        </w:rPr>
        <w:t>(</w:t>
      </w:r>
      <w:r w:rsidR="00F71CB9">
        <w:rPr>
          <w:rFonts w:ascii="Calibri Light" w:hAnsi="Calibri Light" w:cs="Arial"/>
          <w:color w:val="0563C1"/>
          <w:sz w:val="22"/>
          <w:szCs w:val="22"/>
          <w:u w:val="single"/>
        </w:rPr>
        <w:t>David_Thibodeau@hsb.com</w:t>
      </w:r>
      <w:r w:rsidR="00F71CB9">
        <w:rPr>
          <w:rFonts w:ascii="Calibri Light" w:hAnsi="Calibri Light" w:cs="Arial"/>
          <w:color w:val="0563C1"/>
          <w:sz w:val="22"/>
          <w:szCs w:val="22"/>
          <w:u w:val="single"/>
          <w:lang w:eastAsia="en-US"/>
        </w:rPr>
        <w:t>)</w:t>
      </w:r>
      <w:r w:rsidR="008D6FFC">
        <w:rPr>
          <w:rFonts w:ascii="Calibri Light" w:hAnsi="Calibri Light"/>
          <w:color w:val="000000" w:themeColor="text1"/>
          <w:sz w:val="22"/>
          <w:szCs w:val="22"/>
        </w:rPr>
        <w:t>.</w:t>
      </w:r>
    </w:p>
    <w:p w14:paraId="063EBA01" w14:textId="77777777" w:rsidR="008D081D" w:rsidRPr="00A10BFF" w:rsidRDefault="008D081D">
      <w:pPr>
        <w:rPr>
          <w:rFonts w:ascii="Calibri Light" w:hAnsi="Calibri Light"/>
          <w:b/>
          <w:sz w:val="22"/>
          <w:szCs w:val="22"/>
        </w:rPr>
      </w:pPr>
      <w:r w:rsidRPr="003C14D9">
        <w:rPr>
          <w:rFonts w:ascii="Calibri Light" w:hAnsi="Calibri Light"/>
          <w:b/>
          <w:sz w:val="22"/>
          <w:szCs w:val="22"/>
        </w:rPr>
        <w:t xml:space="preserve">Step 1: </w:t>
      </w:r>
    </w:p>
    <w:p w14:paraId="2F727881" w14:textId="77777777" w:rsidR="008D081D" w:rsidRPr="00660D68" w:rsidRDefault="008D081D">
      <w:pPr>
        <w:rPr>
          <w:rFonts w:ascii="Calibri Light" w:hAnsi="Calibri Light"/>
          <w:sz w:val="22"/>
          <w:szCs w:val="22"/>
        </w:rPr>
      </w:pPr>
      <w:r w:rsidRPr="009A7E62">
        <w:rPr>
          <w:rFonts w:ascii="Calibri Light" w:hAnsi="Calibri Light"/>
          <w:b/>
          <w:sz w:val="22"/>
          <w:szCs w:val="22"/>
        </w:rPr>
        <w:t xml:space="preserve">Process </w:t>
      </w:r>
      <w:r w:rsidR="00287239" w:rsidRPr="009A7E62">
        <w:rPr>
          <w:rFonts w:ascii="Calibri Light" w:hAnsi="Calibri Light"/>
          <w:b/>
          <w:sz w:val="22"/>
          <w:szCs w:val="22"/>
        </w:rPr>
        <w:t>Name:</w:t>
      </w:r>
      <w:r w:rsidRPr="00660D68">
        <w:rPr>
          <w:rFonts w:ascii="Calibri Light" w:hAnsi="Calibri Light"/>
          <w:sz w:val="22"/>
          <w:szCs w:val="22"/>
        </w:rPr>
        <w:t xml:space="preserve"> HSB PC Fiscal Year</w:t>
      </w:r>
      <w:r>
        <w:rPr>
          <w:rFonts w:ascii="Calibri Light" w:hAnsi="Calibri Light"/>
          <w:sz w:val="22"/>
          <w:szCs w:val="22"/>
        </w:rPr>
        <w:t xml:space="preserve">- </w:t>
      </w:r>
      <w:proofErr w:type="spellStart"/>
      <w:r>
        <w:rPr>
          <w:rFonts w:ascii="Calibri Light" w:hAnsi="Calibri Light"/>
          <w:sz w:val="22"/>
          <w:szCs w:val="22"/>
        </w:rPr>
        <w:t>HSBPCALD</w:t>
      </w:r>
      <w:r w:rsidR="00546102">
        <w:rPr>
          <w:rFonts w:ascii="Calibri Light" w:hAnsi="Calibri Light"/>
          <w:sz w:val="22"/>
          <w:szCs w:val="22"/>
        </w:rPr>
        <w:t>.sqr</w:t>
      </w:r>
      <w:proofErr w:type="spellEnd"/>
    </w:p>
    <w:p w14:paraId="5585B2EC" w14:textId="77777777" w:rsidR="008D081D" w:rsidRDefault="008D081D">
      <w:pPr>
        <w:rPr>
          <w:rFonts w:ascii="Calibri Light" w:hAnsi="Calibri Light"/>
          <w:sz w:val="22"/>
          <w:szCs w:val="22"/>
        </w:rPr>
      </w:pPr>
      <w:r w:rsidRPr="009A7E62">
        <w:rPr>
          <w:rFonts w:ascii="Calibri Light" w:hAnsi="Calibri Light"/>
          <w:b/>
          <w:sz w:val="22"/>
          <w:szCs w:val="22"/>
        </w:rPr>
        <w:t>Run Control ID:</w:t>
      </w:r>
      <w:r w:rsidRPr="00660D68">
        <w:rPr>
          <w:rFonts w:ascii="Calibri Light" w:hAnsi="Calibri Light"/>
          <w:sz w:val="22"/>
          <w:szCs w:val="22"/>
        </w:rPr>
        <w:t xml:space="preserve"> CLEANALLOC</w:t>
      </w:r>
    </w:p>
    <w:p w14:paraId="052DDB35" w14:textId="77777777" w:rsidR="008D081D" w:rsidRDefault="008D081D">
      <w:pPr>
        <w:rPr>
          <w:rFonts w:ascii="Calibri Light" w:hAnsi="Calibri Light"/>
          <w:sz w:val="22"/>
          <w:szCs w:val="22"/>
        </w:rPr>
      </w:pPr>
      <w:r w:rsidRPr="00660D68">
        <w:rPr>
          <w:rFonts w:ascii="Calibri Light" w:hAnsi="Calibri Light"/>
          <w:sz w:val="22"/>
          <w:szCs w:val="22"/>
        </w:rPr>
        <w:t xml:space="preserve">This process is </w:t>
      </w:r>
      <w:r>
        <w:rPr>
          <w:rFonts w:ascii="Calibri Light" w:hAnsi="Calibri Light"/>
          <w:sz w:val="22"/>
          <w:szCs w:val="22"/>
        </w:rPr>
        <w:t xml:space="preserve">scheduled to </w:t>
      </w:r>
      <w:r w:rsidRPr="00660D68">
        <w:rPr>
          <w:rFonts w:ascii="Calibri Light" w:hAnsi="Calibri Light"/>
          <w:sz w:val="22"/>
          <w:szCs w:val="22"/>
        </w:rPr>
        <w:t xml:space="preserve">run every month. </w:t>
      </w:r>
    </w:p>
    <w:p w14:paraId="4B3F4111" w14:textId="77777777" w:rsidR="008D081D" w:rsidRPr="00D20FDD" w:rsidRDefault="008D081D" w:rsidP="008D081D">
      <w:pPr>
        <w:rPr>
          <w:rFonts w:ascii="Calibri Light" w:hAnsi="Calibri Light"/>
          <w:color w:val="FF0000"/>
          <w:sz w:val="22"/>
          <w:szCs w:val="22"/>
        </w:rPr>
      </w:pPr>
    </w:p>
    <w:p w14:paraId="54B00796" w14:textId="77777777" w:rsidR="008D081D" w:rsidRPr="00660D68" w:rsidRDefault="008D081D" w:rsidP="008D081D">
      <w:pPr>
        <w:rPr>
          <w:rFonts w:ascii="Calibri Light" w:hAnsi="Calibri Light"/>
          <w:sz w:val="22"/>
          <w:szCs w:val="22"/>
        </w:rPr>
      </w:pPr>
      <w:r w:rsidRPr="00660D68">
        <w:rPr>
          <w:rFonts w:ascii="Calibri Light" w:hAnsi="Calibri Light"/>
          <w:noProof/>
          <w:sz w:val="22"/>
          <w:szCs w:val="22"/>
          <w:lang w:val="en-IN" w:eastAsia="en-IN"/>
        </w:rPr>
        <w:drawing>
          <wp:inline distT="0" distB="0" distL="0" distR="0" wp14:anchorId="4BA56B26" wp14:editId="240C755C">
            <wp:extent cx="5934075" cy="3200400"/>
            <wp:effectExtent l="19050" t="19050" r="28575"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4075" cy="3200400"/>
                    </a:xfrm>
                    <a:prstGeom prst="rect">
                      <a:avLst/>
                    </a:prstGeom>
                    <a:ln>
                      <a:solidFill>
                        <a:schemeClr val="accent1"/>
                      </a:solidFill>
                    </a:ln>
                  </pic:spPr>
                </pic:pic>
              </a:graphicData>
            </a:graphic>
          </wp:inline>
        </w:drawing>
      </w:r>
    </w:p>
    <w:p w14:paraId="001FDA3E" w14:textId="77777777" w:rsidR="008D081D" w:rsidRPr="00660D68" w:rsidRDefault="008D081D" w:rsidP="008D081D">
      <w:pPr>
        <w:rPr>
          <w:rFonts w:ascii="Calibri Light" w:hAnsi="Calibri Light"/>
          <w:sz w:val="22"/>
          <w:szCs w:val="22"/>
        </w:rPr>
      </w:pPr>
    </w:p>
    <w:p w14:paraId="61041A58" w14:textId="77777777" w:rsidR="008D081D" w:rsidRPr="00660D68" w:rsidRDefault="008D081D" w:rsidP="008D081D">
      <w:pPr>
        <w:rPr>
          <w:rFonts w:ascii="Calibri Light" w:hAnsi="Calibri Light"/>
          <w:sz w:val="22"/>
          <w:szCs w:val="22"/>
        </w:rPr>
      </w:pPr>
    </w:p>
    <w:p w14:paraId="7573870C" w14:textId="77777777" w:rsidR="008D081D" w:rsidRPr="00660D68" w:rsidRDefault="008D081D" w:rsidP="008D081D">
      <w:pPr>
        <w:rPr>
          <w:rFonts w:ascii="Calibri Light" w:hAnsi="Calibri Light"/>
          <w:sz w:val="22"/>
          <w:szCs w:val="22"/>
        </w:rPr>
      </w:pPr>
      <w:r>
        <w:rPr>
          <w:rFonts w:ascii="Calibri Light" w:hAnsi="Calibri Light"/>
          <w:noProof/>
          <w:sz w:val="22"/>
          <w:szCs w:val="22"/>
          <w:lang w:val="en-IN" w:eastAsia="en-IN"/>
        </w:rPr>
        <mc:AlternateContent>
          <mc:Choice Requires="wps">
            <w:drawing>
              <wp:anchor distT="0" distB="0" distL="114300" distR="114300" simplePos="0" relativeHeight="251675136" behindDoc="0" locked="0" layoutInCell="1" allowOverlap="1" wp14:anchorId="0CFF1B20" wp14:editId="31C03FCA">
                <wp:simplePos x="0" y="0"/>
                <wp:positionH relativeFrom="column">
                  <wp:posOffset>156845</wp:posOffset>
                </wp:positionH>
                <wp:positionV relativeFrom="paragraph">
                  <wp:posOffset>2668905</wp:posOffset>
                </wp:positionV>
                <wp:extent cx="5362575" cy="219075"/>
                <wp:effectExtent l="0" t="0" r="28575" b="28575"/>
                <wp:wrapNone/>
                <wp:docPr id="23" name="Rectangle 23"/>
                <wp:cNvGraphicFramePr/>
                <a:graphic xmlns:a="http://schemas.openxmlformats.org/drawingml/2006/main">
                  <a:graphicData uri="http://schemas.microsoft.com/office/word/2010/wordprocessingShape">
                    <wps:wsp>
                      <wps:cNvSpPr/>
                      <wps:spPr>
                        <a:xfrm>
                          <a:off x="0" y="0"/>
                          <a:ext cx="5362575"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5FC25C" id="Rectangle 23" o:spid="_x0000_s1026" style="position:absolute;margin-left:12.35pt;margin-top:210.15pt;width:422.25pt;height:17.25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" filled="f" strokecolor="red" strokeweight="2pt"/>
            </w:pict>
          </mc:Fallback>
        </mc:AlternateContent>
      </w:r>
      <w:r w:rsidRPr="00660D68">
        <w:rPr>
          <w:rFonts w:ascii="Calibri Light" w:hAnsi="Calibri Light"/>
          <w:noProof/>
          <w:sz w:val="22"/>
          <w:szCs w:val="22"/>
          <w:lang w:val="en-IN" w:eastAsia="en-IN"/>
        </w:rPr>
        <w:drawing>
          <wp:inline distT="0" distB="0" distL="0" distR="0" wp14:anchorId="375C05D2" wp14:editId="6058102B">
            <wp:extent cx="5943600" cy="4124325"/>
            <wp:effectExtent l="19050" t="19050" r="19050"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24325"/>
                    </a:xfrm>
                    <a:prstGeom prst="rect">
                      <a:avLst/>
                    </a:prstGeom>
                    <a:ln>
                      <a:solidFill>
                        <a:schemeClr val="accent1"/>
                      </a:solidFill>
                    </a:ln>
                  </pic:spPr>
                </pic:pic>
              </a:graphicData>
            </a:graphic>
          </wp:inline>
        </w:drawing>
      </w:r>
    </w:p>
    <w:p w14:paraId="6C10C0DB" w14:textId="77777777" w:rsidR="008D081D" w:rsidRPr="00660D68" w:rsidRDefault="008D081D" w:rsidP="008D081D">
      <w:pPr>
        <w:rPr>
          <w:rFonts w:ascii="Calibri Light" w:hAnsi="Calibri Light"/>
          <w:sz w:val="22"/>
          <w:szCs w:val="22"/>
        </w:rPr>
      </w:pPr>
    </w:p>
    <w:p w14:paraId="59C3882B" w14:textId="77777777" w:rsidR="008D081D" w:rsidRDefault="008D081D" w:rsidP="008D081D">
      <w:pPr>
        <w:rPr>
          <w:rFonts w:ascii="Calibri Light" w:hAnsi="Calibri Light"/>
          <w:color w:val="FF0000"/>
          <w:sz w:val="22"/>
          <w:szCs w:val="22"/>
        </w:rPr>
      </w:pPr>
    </w:p>
    <w:p w14:paraId="3D4BC824" w14:textId="77777777" w:rsidR="0055783D" w:rsidRDefault="0055783D" w:rsidP="008D081D">
      <w:pPr>
        <w:rPr>
          <w:rFonts w:ascii="Calibri Light" w:hAnsi="Calibri Light"/>
          <w:color w:val="FF0000"/>
          <w:sz w:val="22"/>
          <w:szCs w:val="22"/>
        </w:rPr>
      </w:pPr>
    </w:p>
    <w:p w14:paraId="1F49E3D9" w14:textId="77777777" w:rsidR="0055783D" w:rsidRDefault="0055783D" w:rsidP="008D081D">
      <w:pPr>
        <w:rPr>
          <w:rFonts w:ascii="Calibri Light" w:hAnsi="Calibri Light"/>
          <w:color w:val="FF0000"/>
          <w:sz w:val="22"/>
          <w:szCs w:val="22"/>
        </w:rPr>
      </w:pPr>
    </w:p>
    <w:p w14:paraId="70B6BC58" w14:textId="77777777" w:rsidR="0055783D" w:rsidRDefault="0055783D" w:rsidP="008D081D">
      <w:pPr>
        <w:rPr>
          <w:rFonts w:ascii="Calibri Light" w:hAnsi="Calibri Light"/>
          <w:color w:val="FF0000"/>
          <w:sz w:val="22"/>
          <w:szCs w:val="22"/>
        </w:rPr>
      </w:pPr>
    </w:p>
    <w:p w14:paraId="2D6464DF" w14:textId="77777777" w:rsidR="0055783D" w:rsidRPr="00660D68" w:rsidRDefault="0055783D" w:rsidP="008D081D">
      <w:pPr>
        <w:rPr>
          <w:rFonts w:ascii="Calibri Light" w:hAnsi="Calibri Light"/>
          <w:color w:val="FF0000"/>
          <w:sz w:val="22"/>
          <w:szCs w:val="22"/>
        </w:rPr>
      </w:pPr>
    </w:p>
    <w:p w14:paraId="7F7E7DDF" w14:textId="77777777" w:rsidR="008D081D" w:rsidRDefault="008D081D" w:rsidP="008D081D">
      <w:pPr>
        <w:rPr>
          <w:rFonts w:ascii="Calibri Light" w:hAnsi="Calibri Light"/>
          <w:b/>
          <w:color w:val="000000" w:themeColor="text1"/>
          <w:sz w:val="22"/>
          <w:szCs w:val="22"/>
        </w:rPr>
      </w:pPr>
      <w:r w:rsidRPr="003C14D9">
        <w:rPr>
          <w:rFonts w:ascii="Calibri Light" w:hAnsi="Calibri Light"/>
          <w:b/>
          <w:color w:val="000000" w:themeColor="text1"/>
          <w:sz w:val="22"/>
          <w:szCs w:val="22"/>
        </w:rPr>
        <w:t>Step 2</w:t>
      </w:r>
    </w:p>
    <w:p w14:paraId="32AFE36D" w14:textId="77777777" w:rsidR="008D081D" w:rsidRDefault="008D081D" w:rsidP="008D081D">
      <w:pPr>
        <w:rPr>
          <w:rFonts w:ascii="Calibri Light" w:hAnsi="Calibri Light"/>
          <w:b/>
          <w:color w:val="FF0000"/>
          <w:sz w:val="22"/>
          <w:szCs w:val="22"/>
        </w:rPr>
      </w:pPr>
      <w:r w:rsidRPr="00A958F8">
        <w:rPr>
          <w:rFonts w:ascii="Calibri Light" w:hAnsi="Calibri Light"/>
          <w:b/>
          <w:color w:val="000000" w:themeColor="text1"/>
          <w:sz w:val="22"/>
          <w:szCs w:val="22"/>
        </w:rPr>
        <w:t>Request Allocation</w:t>
      </w:r>
      <w:r>
        <w:rPr>
          <w:rFonts w:ascii="Calibri Light" w:hAnsi="Calibri Light"/>
          <w:b/>
          <w:color w:val="000000" w:themeColor="text1"/>
          <w:sz w:val="22"/>
          <w:szCs w:val="22"/>
        </w:rPr>
        <w:t xml:space="preserve"> </w:t>
      </w:r>
      <w:r w:rsidRPr="000F6BC5">
        <w:rPr>
          <w:rFonts w:ascii="Calibri Light" w:hAnsi="Calibri Light"/>
          <w:b/>
          <w:color w:val="000000" w:themeColor="text1"/>
          <w:sz w:val="22"/>
          <w:szCs w:val="22"/>
        </w:rPr>
        <w:t>Set Up</w:t>
      </w:r>
    </w:p>
    <w:p w14:paraId="20B4998D" w14:textId="77777777" w:rsidR="008D081D" w:rsidRDefault="008D081D" w:rsidP="008D081D">
      <w:pPr>
        <w:rPr>
          <w:rFonts w:ascii="Calibri Light" w:hAnsi="Calibri Light"/>
          <w:color w:val="000000" w:themeColor="text1"/>
          <w:sz w:val="22"/>
          <w:szCs w:val="22"/>
        </w:rPr>
      </w:pPr>
      <w:r>
        <w:rPr>
          <w:rFonts w:ascii="Calibri Light" w:hAnsi="Calibri Light"/>
          <w:color w:val="000000" w:themeColor="text1"/>
          <w:sz w:val="22"/>
          <w:szCs w:val="22"/>
        </w:rPr>
        <w:t>All the allocation processes are scheduled in Tidal scheduler</w:t>
      </w:r>
      <w:r w:rsidR="0035212B">
        <w:rPr>
          <w:rFonts w:ascii="Calibri Light" w:hAnsi="Calibri Light"/>
          <w:color w:val="000000" w:themeColor="text1"/>
          <w:sz w:val="22"/>
          <w:szCs w:val="22"/>
        </w:rPr>
        <w:t xml:space="preserve"> under the Job PC_ALLOCATION</w:t>
      </w:r>
      <w:r>
        <w:rPr>
          <w:rFonts w:ascii="Calibri Light" w:hAnsi="Calibri Light"/>
          <w:color w:val="000000" w:themeColor="text1"/>
          <w:sz w:val="22"/>
          <w:szCs w:val="22"/>
        </w:rPr>
        <w:t>.</w:t>
      </w:r>
    </w:p>
    <w:p w14:paraId="4B737E9A" w14:textId="77777777" w:rsidR="0035212B" w:rsidRPr="000F6BC5" w:rsidRDefault="0035212B" w:rsidP="008D081D">
      <w:pPr>
        <w:rPr>
          <w:rFonts w:ascii="Calibri Light" w:hAnsi="Calibri Light"/>
          <w:sz w:val="22"/>
          <w:szCs w:val="22"/>
        </w:rPr>
      </w:pPr>
      <w:r w:rsidRPr="009A7E62">
        <w:rPr>
          <w:rFonts w:ascii="Calibri Light" w:hAnsi="Calibri Light"/>
          <w:b/>
          <w:sz w:val="22"/>
          <w:szCs w:val="22"/>
        </w:rPr>
        <w:t xml:space="preserve">Process </w:t>
      </w:r>
      <w:r w:rsidR="007404B6" w:rsidRPr="009A7E62">
        <w:rPr>
          <w:rFonts w:ascii="Calibri Light" w:hAnsi="Calibri Light"/>
          <w:b/>
          <w:sz w:val="22"/>
          <w:szCs w:val="22"/>
        </w:rPr>
        <w:t>Name:</w:t>
      </w:r>
      <w:r w:rsidRPr="00660D68">
        <w:rPr>
          <w:rFonts w:ascii="Calibri Light" w:hAnsi="Calibri Light"/>
          <w:sz w:val="22"/>
          <w:szCs w:val="22"/>
        </w:rPr>
        <w:t xml:space="preserve"> </w:t>
      </w:r>
      <w:r>
        <w:rPr>
          <w:rFonts w:ascii="Calibri Light" w:hAnsi="Calibri Light"/>
          <w:sz w:val="22"/>
          <w:szCs w:val="22"/>
        </w:rPr>
        <w:t>Allocation Request- FS_ALLOC</w:t>
      </w:r>
    </w:p>
    <w:p w14:paraId="28CCC59E" w14:textId="77777777" w:rsidR="008D081D" w:rsidRPr="00A958F8" w:rsidRDefault="008D081D" w:rsidP="008D081D">
      <w:pPr>
        <w:rPr>
          <w:rFonts w:ascii="Calibri Light" w:hAnsi="Calibri Light"/>
          <w:color w:val="000000" w:themeColor="text1"/>
          <w:sz w:val="22"/>
          <w:szCs w:val="22"/>
        </w:rPr>
      </w:pPr>
      <w:r w:rsidRPr="00E201EC">
        <w:rPr>
          <w:rFonts w:ascii="Calibri Light" w:hAnsi="Calibri Light"/>
          <w:b/>
          <w:color w:val="000000" w:themeColor="text1"/>
          <w:sz w:val="22"/>
          <w:szCs w:val="22"/>
        </w:rPr>
        <w:t>Run Control ID:</w:t>
      </w:r>
      <w:r>
        <w:rPr>
          <w:rFonts w:ascii="Calibri Light" w:hAnsi="Calibri Light"/>
          <w:color w:val="000000" w:themeColor="text1"/>
          <w:sz w:val="22"/>
          <w:szCs w:val="22"/>
        </w:rPr>
        <w:t xml:space="preserve"> ALLOC1</w:t>
      </w:r>
    </w:p>
    <w:p w14:paraId="52C618E9" w14:textId="77777777" w:rsidR="008D081D" w:rsidRDefault="008D081D" w:rsidP="008D081D">
      <w:pPr>
        <w:rPr>
          <w:rFonts w:ascii="Calibri Light" w:hAnsi="Calibri Light"/>
          <w:b/>
          <w:color w:val="000000" w:themeColor="text1"/>
          <w:sz w:val="22"/>
          <w:szCs w:val="22"/>
        </w:rPr>
      </w:pPr>
    </w:p>
    <w:p w14:paraId="14B68CAC" w14:textId="77777777" w:rsidR="008D081D" w:rsidRDefault="008D081D" w:rsidP="008D081D">
      <w:pPr>
        <w:rPr>
          <w:rFonts w:ascii="Calibri Light" w:hAnsi="Calibri Light"/>
          <w:color w:val="000000" w:themeColor="text1"/>
          <w:sz w:val="22"/>
          <w:szCs w:val="22"/>
        </w:rPr>
      </w:pPr>
      <w:r>
        <w:rPr>
          <w:noProof/>
          <w:lang w:val="en-IN" w:eastAsia="en-IN"/>
        </w:rPr>
        <w:drawing>
          <wp:inline distT="0" distB="0" distL="0" distR="0" wp14:anchorId="2D713B62" wp14:editId="6BFFD872">
            <wp:extent cx="5972810" cy="2524125"/>
            <wp:effectExtent l="19050" t="19050" r="27940"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810" cy="2524125"/>
                    </a:xfrm>
                    <a:prstGeom prst="rect">
                      <a:avLst/>
                    </a:prstGeom>
                    <a:ln>
                      <a:solidFill>
                        <a:schemeClr val="accent1"/>
                      </a:solidFill>
                    </a:ln>
                  </pic:spPr>
                </pic:pic>
              </a:graphicData>
            </a:graphic>
          </wp:inline>
        </w:drawing>
      </w:r>
    </w:p>
    <w:p w14:paraId="3A3F56C9" w14:textId="77777777" w:rsidR="008D081D" w:rsidRDefault="008D081D" w:rsidP="008D081D">
      <w:pPr>
        <w:rPr>
          <w:rFonts w:ascii="Calibri Light" w:hAnsi="Calibri Light"/>
          <w:color w:val="000000" w:themeColor="text1"/>
          <w:sz w:val="22"/>
          <w:szCs w:val="22"/>
        </w:rPr>
      </w:pPr>
    </w:p>
    <w:p w14:paraId="2AF12E9E" w14:textId="77777777" w:rsidR="008D081D" w:rsidRDefault="008D081D" w:rsidP="008D081D">
      <w:pPr>
        <w:rPr>
          <w:rFonts w:ascii="Calibri Light" w:hAnsi="Calibri Light"/>
          <w:color w:val="000000" w:themeColor="text1"/>
          <w:sz w:val="22"/>
          <w:szCs w:val="22"/>
        </w:rPr>
      </w:pPr>
      <w:r w:rsidRPr="00E201EC">
        <w:rPr>
          <w:rFonts w:ascii="Calibri Light" w:hAnsi="Calibri Light"/>
          <w:b/>
          <w:color w:val="000000" w:themeColor="text1"/>
          <w:sz w:val="22"/>
          <w:szCs w:val="22"/>
        </w:rPr>
        <w:t>Run Control ID:</w:t>
      </w:r>
      <w:r>
        <w:rPr>
          <w:rFonts w:ascii="Calibri Light" w:hAnsi="Calibri Light"/>
          <w:color w:val="000000" w:themeColor="text1"/>
          <w:sz w:val="22"/>
          <w:szCs w:val="22"/>
        </w:rPr>
        <w:t xml:space="preserve"> ALLOC2</w:t>
      </w:r>
    </w:p>
    <w:p w14:paraId="019635D3" w14:textId="77777777" w:rsidR="008D081D" w:rsidRDefault="008D081D" w:rsidP="008D081D">
      <w:pPr>
        <w:rPr>
          <w:rFonts w:ascii="Calibri Light" w:hAnsi="Calibri Light"/>
          <w:color w:val="000000" w:themeColor="text1"/>
          <w:sz w:val="22"/>
          <w:szCs w:val="22"/>
        </w:rPr>
      </w:pPr>
    </w:p>
    <w:p w14:paraId="7A9B8BA2" w14:textId="77777777" w:rsidR="008D081D" w:rsidRDefault="008D081D" w:rsidP="008D081D">
      <w:pPr>
        <w:rPr>
          <w:ins w:id="9" w:author="Garg Neha - Hartford-HSB - external" w:date="2016-11-08T14:18:00Z"/>
          <w:rFonts w:ascii="Calibri Light" w:hAnsi="Calibri Light"/>
          <w:color w:val="000000" w:themeColor="text1"/>
          <w:sz w:val="22"/>
          <w:szCs w:val="22"/>
        </w:rPr>
      </w:pPr>
      <w:r>
        <w:rPr>
          <w:noProof/>
          <w:lang w:val="en-IN" w:eastAsia="en-IN"/>
        </w:rPr>
        <w:drawing>
          <wp:inline distT="0" distB="0" distL="0" distR="0" wp14:anchorId="511F6FF2" wp14:editId="3E166B5C">
            <wp:extent cx="5972810" cy="2835275"/>
            <wp:effectExtent l="19050" t="19050" r="27940" b="222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810" cy="2835275"/>
                    </a:xfrm>
                    <a:prstGeom prst="rect">
                      <a:avLst/>
                    </a:prstGeom>
                    <a:ln>
                      <a:solidFill>
                        <a:schemeClr val="accent1"/>
                      </a:solidFill>
                    </a:ln>
                  </pic:spPr>
                </pic:pic>
              </a:graphicData>
            </a:graphic>
          </wp:inline>
        </w:drawing>
      </w:r>
    </w:p>
    <w:p w14:paraId="3C48B798" w14:textId="77777777" w:rsidR="000F6BC5" w:rsidRDefault="000F6BC5" w:rsidP="008D081D">
      <w:pPr>
        <w:rPr>
          <w:rFonts w:ascii="Calibri Light" w:hAnsi="Calibri Light"/>
          <w:color w:val="000000" w:themeColor="text1"/>
          <w:sz w:val="22"/>
          <w:szCs w:val="22"/>
        </w:rPr>
      </w:pPr>
    </w:p>
    <w:p w14:paraId="4CB81D42" w14:textId="77777777" w:rsidR="0055783D" w:rsidRDefault="0055783D" w:rsidP="008D081D">
      <w:pPr>
        <w:rPr>
          <w:rFonts w:ascii="Calibri Light" w:hAnsi="Calibri Light"/>
          <w:color w:val="000000" w:themeColor="text1"/>
          <w:sz w:val="22"/>
          <w:szCs w:val="22"/>
        </w:rPr>
      </w:pPr>
    </w:p>
    <w:p w14:paraId="4E473B0D" w14:textId="77777777" w:rsidR="0055783D" w:rsidRDefault="0055783D" w:rsidP="008D081D">
      <w:pPr>
        <w:rPr>
          <w:rFonts w:ascii="Calibri Light" w:hAnsi="Calibri Light"/>
          <w:color w:val="000000" w:themeColor="text1"/>
          <w:sz w:val="22"/>
          <w:szCs w:val="22"/>
        </w:rPr>
      </w:pPr>
    </w:p>
    <w:p w14:paraId="1DB145E7" w14:textId="77777777" w:rsidR="0055783D" w:rsidRDefault="0055783D" w:rsidP="008D081D">
      <w:pPr>
        <w:rPr>
          <w:rFonts w:ascii="Calibri Light" w:hAnsi="Calibri Light"/>
          <w:color w:val="000000" w:themeColor="text1"/>
          <w:sz w:val="22"/>
          <w:szCs w:val="22"/>
        </w:rPr>
      </w:pPr>
    </w:p>
    <w:p w14:paraId="34D38323" w14:textId="77777777" w:rsidR="0055783D" w:rsidRDefault="0055783D" w:rsidP="008D081D">
      <w:pPr>
        <w:rPr>
          <w:rFonts w:ascii="Calibri Light" w:hAnsi="Calibri Light"/>
          <w:color w:val="000000" w:themeColor="text1"/>
          <w:sz w:val="22"/>
          <w:szCs w:val="22"/>
        </w:rPr>
      </w:pPr>
    </w:p>
    <w:p w14:paraId="315AB5D9" w14:textId="77777777" w:rsidR="0055783D" w:rsidRDefault="0055783D" w:rsidP="008D081D">
      <w:pPr>
        <w:rPr>
          <w:rFonts w:ascii="Calibri Light" w:hAnsi="Calibri Light"/>
          <w:color w:val="000000" w:themeColor="text1"/>
          <w:sz w:val="22"/>
          <w:szCs w:val="22"/>
        </w:rPr>
      </w:pPr>
    </w:p>
    <w:p w14:paraId="7FFF2164" w14:textId="77777777" w:rsidR="0055783D" w:rsidRDefault="0055783D" w:rsidP="008D081D">
      <w:pPr>
        <w:rPr>
          <w:rFonts w:ascii="Calibri Light" w:hAnsi="Calibri Light"/>
          <w:color w:val="000000" w:themeColor="text1"/>
          <w:sz w:val="22"/>
          <w:szCs w:val="22"/>
        </w:rPr>
      </w:pPr>
    </w:p>
    <w:p w14:paraId="79B0F82E" w14:textId="77777777" w:rsidR="0055783D" w:rsidRDefault="0055783D" w:rsidP="008D081D">
      <w:pPr>
        <w:rPr>
          <w:rFonts w:ascii="Calibri Light" w:hAnsi="Calibri Light"/>
          <w:color w:val="000000" w:themeColor="text1"/>
          <w:sz w:val="22"/>
          <w:szCs w:val="22"/>
        </w:rPr>
      </w:pPr>
    </w:p>
    <w:p w14:paraId="152DEA7C" w14:textId="77777777" w:rsidR="0055783D" w:rsidRDefault="0055783D" w:rsidP="008D081D">
      <w:pPr>
        <w:rPr>
          <w:ins w:id="10" w:author="Garg Neha - Hartford-HSB - external" w:date="2016-11-08T14:18:00Z"/>
          <w:rFonts w:ascii="Calibri Light" w:hAnsi="Calibri Light"/>
          <w:color w:val="000000" w:themeColor="text1"/>
          <w:sz w:val="22"/>
          <w:szCs w:val="22"/>
        </w:rPr>
      </w:pPr>
    </w:p>
    <w:p w14:paraId="1D894E92" w14:textId="77777777" w:rsidR="000F6BC5" w:rsidRDefault="000F6BC5" w:rsidP="008D081D">
      <w:pPr>
        <w:rPr>
          <w:rFonts w:ascii="Calibri Light" w:hAnsi="Calibri Light"/>
          <w:color w:val="000000" w:themeColor="text1"/>
          <w:sz w:val="22"/>
          <w:szCs w:val="22"/>
        </w:rPr>
      </w:pPr>
    </w:p>
    <w:p w14:paraId="3798015E" w14:textId="77777777" w:rsidR="008D081D" w:rsidRDefault="008D081D" w:rsidP="008D081D">
      <w:pPr>
        <w:rPr>
          <w:rFonts w:ascii="Calibri Light" w:hAnsi="Calibri Light"/>
          <w:color w:val="000000" w:themeColor="text1"/>
          <w:sz w:val="22"/>
          <w:szCs w:val="22"/>
        </w:rPr>
      </w:pPr>
      <w:r w:rsidRPr="00E201EC">
        <w:rPr>
          <w:rFonts w:ascii="Calibri Light" w:hAnsi="Calibri Light"/>
          <w:b/>
          <w:color w:val="000000" w:themeColor="text1"/>
          <w:sz w:val="22"/>
          <w:szCs w:val="22"/>
        </w:rPr>
        <w:t>Run Control ID:</w:t>
      </w:r>
      <w:r>
        <w:rPr>
          <w:rFonts w:ascii="Calibri Light" w:hAnsi="Calibri Light"/>
          <w:color w:val="000000" w:themeColor="text1"/>
          <w:sz w:val="22"/>
          <w:szCs w:val="22"/>
        </w:rPr>
        <w:t xml:space="preserve"> ALLOC3</w:t>
      </w:r>
    </w:p>
    <w:p w14:paraId="5D79542E" w14:textId="77777777" w:rsidR="008D081D" w:rsidRDefault="008D081D" w:rsidP="008D081D">
      <w:pPr>
        <w:rPr>
          <w:rFonts w:ascii="Calibri Light" w:hAnsi="Calibri Light"/>
          <w:color w:val="000000" w:themeColor="text1"/>
          <w:sz w:val="22"/>
          <w:szCs w:val="22"/>
        </w:rPr>
      </w:pPr>
    </w:p>
    <w:p w14:paraId="129F4B2B" w14:textId="77777777" w:rsidR="008D081D" w:rsidRDefault="008D081D" w:rsidP="008D081D">
      <w:pPr>
        <w:rPr>
          <w:rFonts w:ascii="Calibri Light" w:hAnsi="Calibri Light"/>
          <w:color w:val="000000" w:themeColor="text1"/>
          <w:sz w:val="22"/>
          <w:szCs w:val="22"/>
        </w:rPr>
      </w:pPr>
      <w:r>
        <w:rPr>
          <w:noProof/>
          <w:lang w:val="en-IN" w:eastAsia="en-IN"/>
        </w:rPr>
        <w:drawing>
          <wp:inline distT="0" distB="0" distL="0" distR="0" wp14:anchorId="7D217718" wp14:editId="07E2C949">
            <wp:extent cx="5972810" cy="2314575"/>
            <wp:effectExtent l="19050" t="19050" r="27940" b="285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810" cy="2314575"/>
                    </a:xfrm>
                    <a:prstGeom prst="rect">
                      <a:avLst/>
                    </a:prstGeom>
                    <a:ln>
                      <a:solidFill>
                        <a:schemeClr val="accent1"/>
                      </a:solidFill>
                    </a:ln>
                  </pic:spPr>
                </pic:pic>
              </a:graphicData>
            </a:graphic>
          </wp:inline>
        </w:drawing>
      </w:r>
    </w:p>
    <w:p w14:paraId="04137E07" w14:textId="77777777" w:rsidR="008D081D" w:rsidRDefault="008D081D" w:rsidP="008D081D">
      <w:pPr>
        <w:rPr>
          <w:rFonts w:ascii="Calibri Light" w:hAnsi="Calibri Light"/>
          <w:color w:val="000000" w:themeColor="text1"/>
          <w:sz w:val="22"/>
          <w:szCs w:val="22"/>
        </w:rPr>
      </w:pPr>
    </w:p>
    <w:p w14:paraId="7AD67801" w14:textId="77777777" w:rsidR="008D081D" w:rsidRDefault="008D081D" w:rsidP="008D081D">
      <w:pPr>
        <w:rPr>
          <w:rFonts w:ascii="Calibri Light" w:hAnsi="Calibri Light"/>
          <w:color w:val="000000" w:themeColor="text1"/>
          <w:sz w:val="22"/>
          <w:szCs w:val="22"/>
        </w:rPr>
      </w:pPr>
      <w:r w:rsidRPr="00E201EC">
        <w:rPr>
          <w:rFonts w:ascii="Calibri Light" w:hAnsi="Calibri Light"/>
          <w:b/>
          <w:color w:val="000000" w:themeColor="text1"/>
          <w:sz w:val="22"/>
          <w:szCs w:val="22"/>
        </w:rPr>
        <w:t>Run Control ID:</w:t>
      </w:r>
      <w:r>
        <w:rPr>
          <w:rFonts w:ascii="Calibri Light" w:hAnsi="Calibri Light"/>
          <w:color w:val="000000" w:themeColor="text1"/>
          <w:sz w:val="22"/>
          <w:szCs w:val="22"/>
        </w:rPr>
        <w:t xml:space="preserve"> ALLOC4</w:t>
      </w:r>
    </w:p>
    <w:p w14:paraId="10C6B7AD" w14:textId="77777777" w:rsidR="008D081D" w:rsidRDefault="008D081D" w:rsidP="008D081D">
      <w:pPr>
        <w:rPr>
          <w:rFonts w:ascii="Calibri Light" w:hAnsi="Calibri Light"/>
          <w:color w:val="000000" w:themeColor="text1"/>
          <w:sz w:val="22"/>
          <w:szCs w:val="22"/>
        </w:rPr>
      </w:pPr>
      <w:r>
        <w:rPr>
          <w:noProof/>
          <w:lang w:val="en-IN" w:eastAsia="en-IN"/>
        </w:rPr>
        <w:drawing>
          <wp:inline distT="0" distB="0" distL="0" distR="0" wp14:anchorId="2250A8D9" wp14:editId="0B6A5092">
            <wp:extent cx="5972810" cy="2091055"/>
            <wp:effectExtent l="19050" t="19050" r="27940" b="234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810" cy="2091055"/>
                    </a:xfrm>
                    <a:prstGeom prst="rect">
                      <a:avLst/>
                    </a:prstGeom>
                    <a:ln>
                      <a:solidFill>
                        <a:schemeClr val="accent1"/>
                      </a:solidFill>
                    </a:ln>
                  </pic:spPr>
                </pic:pic>
              </a:graphicData>
            </a:graphic>
          </wp:inline>
        </w:drawing>
      </w:r>
    </w:p>
    <w:p w14:paraId="32811E52" w14:textId="77777777" w:rsidR="008D081D" w:rsidRDefault="008D081D" w:rsidP="008D081D">
      <w:pPr>
        <w:rPr>
          <w:rFonts w:ascii="Calibri Light" w:hAnsi="Calibri Light"/>
          <w:color w:val="000000" w:themeColor="text1"/>
          <w:sz w:val="22"/>
          <w:szCs w:val="22"/>
        </w:rPr>
      </w:pPr>
    </w:p>
    <w:p w14:paraId="1E750BA7" w14:textId="77777777" w:rsidR="008D081D" w:rsidRDefault="008D081D" w:rsidP="008D081D">
      <w:pPr>
        <w:rPr>
          <w:rFonts w:ascii="Calibri Light" w:hAnsi="Calibri Light"/>
          <w:color w:val="000000" w:themeColor="text1"/>
          <w:sz w:val="22"/>
          <w:szCs w:val="22"/>
        </w:rPr>
      </w:pPr>
    </w:p>
    <w:p w14:paraId="0B4CD3AC" w14:textId="77777777" w:rsidR="000F6BC5" w:rsidRDefault="000F6BC5" w:rsidP="008D081D">
      <w:pPr>
        <w:rPr>
          <w:rFonts w:ascii="Calibri Light" w:hAnsi="Calibri Light"/>
          <w:color w:val="000000" w:themeColor="text1"/>
          <w:sz w:val="22"/>
          <w:szCs w:val="22"/>
        </w:rPr>
      </w:pPr>
    </w:p>
    <w:p w14:paraId="1D612456" w14:textId="77777777" w:rsidR="000F6BC5" w:rsidRDefault="000F6BC5" w:rsidP="008D081D">
      <w:pPr>
        <w:rPr>
          <w:rFonts w:ascii="Calibri Light" w:hAnsi="Calibri Light"/>
          <w:color w:val="000000" w:themeColor="text1"/>
          <w:sz w:val="22"/>
          <w:szCs w:val="22"/>
        </w:rPr>
      </w:pPr>
    </w:p>
    <w:p w14:paraId="32BBA938" w14:textId="77777777" w:rsidR="000F6BC5" w:rsidRDefault="000F6BC5" w:rsidP="008D081D">
      <w:pPr>
        <w:rPr>
          <w:rFonts w:ascii="Calibri Light" w:hAnsi="Calibri Light"/>
          <w:color w:val="000000" w:themeColor="text1"/>
          <w:sz w:val="22"/>
          <w:szCs w:val="22"/>
        </w:rPr>
      </w:pPr>
    </w:p>
    <w:p w14:paraId="6457A91A" w14:textId="77777777" w:rsidR="000F6BC5" w:rsidRDefault="000F6BC5" w:rsidP="008D081D">
      <w:pPr>
        <w:rPr>
          <w:rFonts w:ascii="Calibri Light" w:hAnsi="Calibri Light"/>
          <w:color w:val="000000" w:themeColor="text1"/>
          <w:sz w:val="22"/>
          <w:szCs w:val="22"/>
        </w:rPr>
      </w:pPr>
    </w:p>
    <w:p w14:paraId="11FF2988" w14:textId="77777777" w:rsidR="000F6BC5" w:rsidRDefault="000F6BC5" w:rsidP="008D081D">
      <w:pPr>
        <w:rPr>
          <w:rFonts w:ascii="Calibri Light" w:hAnsi="Calibri Light"/>
          <w:color w:val="000000" w:themeColor="text1"/>
          <w:sz w:val="22"/>
          <w:szCs w:val="22"/>
        </w:rPr>
      </w:pPr>
    </w:p>
    <w:p w14:paraId="04E90D24" w14:textId="77777777" w:rsidR="000F6BC5" w:rsidRDefault="000F6BC5" w:rsidP="008D081D">
      <w:pPr>
        <w:rPr>
          <w:rFonts w:ascii="Calibri Light" w:hAnsi="Calibri Light"/>
          <w:color w:val="000000" w:themeColor="text1"/>
          <w:sz w:val="22"/>
          <w:szCs w:val="22"/>
        </w:rPr>
      </w:pPr>
    </w:p>
    <w:p w14:paraId="7BA9E389" w14:textId="77777777" w:rsidR="000F6BC5" w:rsidRDefault="000F6BC5" w:rsidP="008D081D">
      <w:pPr>
        <w:rPr>
          <w:rFonts w:ascii="Calibri Light" w:hAnsi="Calibri Light"/>
          <w:color w:val="000000" w:themeColor="text1"/>
          <w:sz w:val="22"/>
          <w:szCs w:val="22"/>
        </w:rPr>
      </w:pPr>
    </w:p>
    <w:p w14:paraId="3F8AE738" w14:textId="77777777" w:rsidR="000F6BC5" w:rsidRDefault="000F6BC5" w:rsidP="008D081D">
      <w:pPr>
        <w:rPr>
          <w:rFonts w:ascii="Calibri Light" w:hAnsi="Calibri Light"/>
          <w:color w:val="000000" w:themeColor="text1"/>
          <w:sz w:val="22"/>
          <w:szCs w:val="22"/>
        </w:rPr>
      </w:pPr>
    </w:p>
    <w:p w14:paraId="4ED53146" w14:textId="77777777" w:rsidR="000F6BC5" w:rsidRDefault="000F6BC5" w:rsidP="008D081D">
      <w:pPr>
        <w:rPr>
          <w:rFonts w:ascii="Calibri Light" w:hAnsi="Calibri Light"/>
          <w:color w:val="000000" w:themeColor="text1"/>
          <w:sz w:val="22"/>
          <w:szCs w:val="22"/>
        </w:rPr>
      </w:pPr>
    </w:p>
    <w:p w14:paraId="63D033C7" w14:textId="77777777" w:rsidR="000F6BC5" w:rsidRDefault="000F6BC5" w:rsidP="008D081D">
      <w:pPr>
        <w:rPr>
          <w:rFonts w:ascii="Calibri Light" w:hAnsi="Calibri Light"/>
          <w:color w:val="000000" w:themeColor="text1"/>
          <w:sz w:val="22"/>
          <w:szCs w:val="22"/>
        </w:rPr>
      </w:pPr>
    </w:p>
    <w:p w14:paraId="455F41F8" w14:textId="77777777" w:rsidR="000F6BC5" w:rsidRDefault="000F6BC5" w:rsidP="008D081D">
      <w:pPr>
        <w:rPr>
          <w:rFonts w:ascii="Calibri Light" w:hAnsi="Calibri Light"/>
          <w:color w:val="000000" w:themeColor="text1"/>
          <w:sz w:val="22"/>
          <w:szCs w:val="22"/>
        </w:rPr>
      </w:pPr>
    </w:p>
    <w:p w14:paraId="7272976A" w14:textId="77777777" w:rsidR="000F6BC5" w:rsidRDefault="000F6BC5" w:rsidP="008D081D">
      <w:pPr>
        <w:rPr>
          <w:rFonts w:ascii="Calibri Light" w:hAnsi="Calibri Light"/>
          <w:color w:val="000000" w:themeColor="text1"/>
          <w:sz w:val="22"/>
          <w:szCs w:val="22"/>
        </w:rPr>
      </w:pPr>
    </w:p>
    <w:p w14:paraId="3127B2EC" w14:textId="77777777" w:rsidR="000F6BC5" w:rsidRDefault="000F6BC5" w:rsidP="008D081D">
      <w:pPr>
        <w:rPr>
          <w:rFonts w:ascii="Calibri Light" w:hAnsi="Calibri Light"/>
          <w:color w:val="000000" w:themeColor="text1"/>
          <w:sz w:val="22"/>
          <w:szCs w:val="22"/>
        </w:rPr>
      </w:pPr>
    </w:p>
    <w:p w14:paraId="5B07D37C" w14:textId="77777777" w:rsidR="000F6BC5" w:rsidRDefault="000F6BC5" w:rsidP="008D081D">
      <w:pPr>
        <w:rPr>
          <w:rFonts w:ascii="Calibri Light" w:hAnsi="Calibri Light"/>
          <w:color w:val="000000" w:themeColor="text1"/>
          <w:sz w:val="22"/>
          <w:szCs w:val="22"/>
        </w:rPr>
      </w:pPr>
    </w:p>
    <w:p w14:paraId="56492E63" w14:textId="77777777" w:rsidR="000F6BC5" w:rsidRDefault="000F6BC5" w:rsidP="008D081D">
      <w:pPr>
        <w:rPr>
          <w:rFonts w:ascii="Calibri Light" w:hAnsi="Calibri Light"/>
          <w:color w:val="000000" w:themeColor="text1"/>
          <w:sz w:val="22"/>
          <w:szCs w:val="22"/>
        </w:rPr>
      </w:pPr>
    </w:p>
    <w:p w14:paraId="50856CD9" w14:textId="77777777" w:rsidR="000F6BC5" w:rsidRDefault="000F6BC5" w:rsidP="008D081D">
      <w:pPr>
        <w:rPr>
          <w:rFonts w:ascii="Calibri Light" w:hAnsi="Calibri Light"/>
          <w:color w:val="000000" w:themeColor="text1"/>
          <w:sz w:val="22"/>
          <w:szCs w:val="22"/>
        </w:rPr>
      </w:pPr>
    </w:p>
    <w:p w14:paraId="29AD955A" w14:textId="77777777" w:rsidR="000F6BC5" w:rsidRDefault="000F6BC5" w:rsidP="008D081D">
      <w:pPr>
        <w:rPr>
          <w:rFonts w:ascii="Calibri Light" w:hAnsi="Calibri Light"/>
          <w:color w:val="000000" w:themeColor="text1"/>
          <w:sz w:val="22"/>
          <w:szCs w:val="22"/>
        </w:rPr>
      </w:pPr>
    </w:p>
    <w:p w14:paraId="03477358" w14:textId="77777777" w:rsidR="000F6BC5" w:rsidRDefault="000F6BC5" w:rsidP="008D081D">
      <w:pPr>
        <w:rPr>
          <w:rFonts w:ascii="Calibri Light" w:hAnsi="Calibri Light"/>
          <w:color w:val="000000" w:themeColor="text1"/>
          <w:sz w:val="22"/>
          <w:szCs w:val="22"/>
        </w:rPr>
      </w:pPr>
    </w:p>
    <w:p w14:paraId="67209BAE" w14:textId="77777777" w:rsidR="008D081D" w:rsidRDefault="008D081D" w:rsidP="008D081D">
      <w:pPr>
        <w:rPr>
          <w:rFonts w:ascii="Calibri Light" w:hAnsi="Calibri Light"/>
          <w:color w:val="000000" w:themeColor="text1"/>
          <w:sz w:val="22"/>
          <w:szCs w:val="22"/>
        </w:rPr>
      </w:pPr>
    </w:p>
    <w:p w14:paraId="69016290" w14:textId="77777777" w:rsidR="008D081D" w:rsidRDefault="008D081D" w:rsidP="008D081D">
      <w:pPr>
        <w:rPr>
          <w:rFonts w:ascii="Calibri Light" w:hAnsi="Calibri Light"/>
          <w:b/>
          <w:color w:val="000000" w:themeColor="text1"/>
          <w:sz w:val="22"/>
          <w:szCs w:val="22"/>
        </w:rPr>
      </w:pPr>
      <w:r w:rsidRPr="00C314AB">
        <w:rPr>
          <w:rFonts w:ascii="Calibri Light" w:hAnsi="Calibri Light"/>
          <w:b/>
          <w:color w:val="000000" w:themeColor="text1"/>
          <w:sz w:val="22"/>
          <w:szCs w:val="22"/>
        </w:rPr>
        <w:t>Step 3</w:t>
      </w:r>
    </w:p>
    <w:p w14:paraId="752F24EC" w14:textId="77777777" w:rsidR="000F6BC5" w:rsidRPr="00E201EC" w:rsidRDefault="000F6BC5" w:rsidP="008D081D">
      <w:pPr>
        <w:rPr>
          <w:rFonts w:ascii="Calibri Light" w:hAnsi="Calibri Light"/>
          <w:b/>
          <w:color w:val="000000" w:themeColor="text1"/>
          <w:sz w:val="22"/>
          <w:szCs w:val="22"/>
        </w:rPr>
      </w:pPr>
    </w:p>
    <w:p w14:paraId="2CA8602E" w14:textId="1541285A" w:rsidR="0035212B" w:rsidRPr="00660D68" w:rsidRDefault="0035212B" w:rsidP="0035212B">
      <w:pPr>
        <w:rPr>
          <w:rFonts w:ascii="Calibri Light" w:hAnsi="Calibri Light"/>
          <w:sz w:val="22"/>
          <w:szCs w:val="22"/>
        </w:rPr>
      </w:pPr>
      <w:r w:rsidRPr="009A7E62">
        <w:rPr>
          <w:rFonts w:ascii="Calibri Light" w:hAnsi="Calibri Light"/>
          <w:b/>
          <w:sz w:val="22"/>
          <w:szCs w:val="22"/>
        </w:rPr>
        <w:t xml:space="preserve">Process </w:t>
      </w:r>
      <w:r w:rsidR="00C025AF" w:rsidRPr="009A7E62">
        <w:rPr>
          <w:rFonts w:ascii="Calibri Light" w:hAnsi="Calibri Light"/>
          <w:b/>
          <w:sz w:val="22"/>
          <w:szCs w:val="22"/>
        </w:rPr>
        <w:t>Name:</w:t>
      </w:r>
      <w:r w:rsidRPr="00660D68">
        <w:rPr>
          <w:rFonts w:ascii="Calibri Light" w:hAnsi="Calibri Light"/>
          <w:sz w:val="22"/>
          <w:szCs w:val="22"/>
        </w:rPr>
        <w:t xml:space="preserve"> </w:t>
      </w:r>
      <w:r w:rsidRPr="00E201EC">
        <w:rPr>
          <w:rFonts w:ascii="Calibri Light" w:hAnsi="Calibri Light"/>
          <w:b/>
          <w:color w:val="000000" w:themeColor="text1"/>
          <w:sz w:val="22"/>
          <w:szCs w:val="22"/>
        </w:rPr>
        <w:t>HSB PC Fiscal Year</w:t>
      </w:r>
      <w:r>
        <w:rPr>
          <w:rFonts w:ascii="Calibri Light" w:hAnsi="Calibri Light"/>
          <w:color w:val="000000" w:themeColor="text1"/>
          <w:sz w:val="22"/>
          <w:szCs w:val="22"/>
        </w:rPr>
        <w:t xml:space="preserve"> </w:t>
      </w:r>
      <w:r w:rsidR="00E60546">
        <w:rPr>
          <w:rFonts w:ascii="Calibri Light" w:hAnsi="Calibri Light"/>
          <w:sz w:val="22"/>
          <w:szCs w:val="22"/>
        </w:rPr>
        <w:t>–</w:t>
      </w:r>
      <w:r>
        <w:rPr>
          <w:rFonts w:ascii="Calibri Light" w:hAnsi="Calibri Light"/>
          <w:sz w:val="22"/>
          <w:szCs w:val="22"/>
        </w:rPr>
        <w:t xml:space="preserve"> </w:t>
      </w:r>
      <w:r w:rsidR="00E60546" w:rsidRPr="00AA03B6">
        <w:rPr>
          <w:rFonts w:ascii="Calibri Light" w:hAnsi="Calibri Light"/>
          <w:sz w:val="22"/>
          <w:szCs w:val="22"/>
          <w:highlight w:val="yellow"/>
        </w:rPr>
        <w:t>HSBALLC1.sqr /HSBALLC2.</w:t>
      </w:r>
      <w:r w:rsidRPr="00AA03B6">
        <w:rPr>
          <w:rFonts w:ascii="Calibri Light" w:hAnsi="Calibri Light"/>
          <w:sz w:val="22"/>
          <w:szCs w:val="22"/>
          <w:highlight w:val="yellow"/>
        </w:rPr>
        <w:t>sqr</w:t>
      </w:r>
      <w:r w:rsidR="00E60546" w:rsidRPr="00AA03B6">
        <w:rPr>
          <w:rFonts w:ascii="Calibri Light" w:hAnsi="Calibri Light"/>
          <w:sz w:val="22"/>
          <w:szCs w:val="22"/>
          <w:highlight w:val="yellow"/>
        </w:rPr>
        <w:t>/ HSBALLC3.sqr/ HSBALLC4.sqr</w:t>
      </w:r>
    </w:p>
    <w:p w14:paraId="527E94A9" w14:textId="77777777" w:rsidR="008D081D" w:rsidRDefault="008D081D" w:rsidP="008D081D">
      <w:pPr>
        <w:rPr>
          <w:rFonts w:ascii="Calibri Light" w:hAnsi="Calibri Light"/>
          <w:color w:val="000000" w:themeColor="text1"/>
          <w:sz w:val="22"/>
          <w:szCs w:val="22"/>
        </w:rPr>
      </w:pPr>
      <w:r w:rsidRPr="00FD2F56">
        <w:rPr>
          <w:rFonts w:ascii="Calibri Light" w:hAnsi="Calibri Light"/>
          <w:b/>
          <w:color w:val="000000" w:themeColor="text1"/>
          <w:sz w:val="22"/>
          <w:szCs w:val="22"/>
        </w:rPr>
        <w:t>Run Control ID:</w:t>
      </w:r>
      <w:r>
        <w:rPr>
          <w:rFonts w:ascii="Calibri Light" w:hAnsi="Calibri Light"/>
          <w:color w:val="000000" w:themeColor="text1"/>
          <w:sz w:val="22"/>
          <w:szCs w:val="22"/>
        </w:rPr>
        <w:t xml:space="preserve"> UPDT_FISCAL</w:t>
      </w:r>
    </w:p>
    <w:p w14:paraId="5D19E9F7" w14:textId="10B0DFE3" w:rsidR="008D081D" w:rsidRDefault="0086548B" w:rsidP="008D081D">
      <w:pPr>
        <w:rPr>
          <w:rFonts w:ascii="Calibri Light" w:hAnsi="Calibri Light"/>
          <w:color w:val="000000" w:themeColor="text1"/>
          <w:sz w:val="22"/>
          <w:szCs w:val="22"/>
        </w:rPr>
      </w:pPr>
      <w:r w:rsidRPr="00603499">
        <w:rPr>
          <w:rFonts w:ascii="Calibri Light" w:hAnsi="Calibri Light"/>
          <w:color w:val="000000" w:themeColor="text1"/>
          <w:sz w:val="22"/>
          <w:szCs w:val="22"/>
          <w:highlight w:val="yellow"/>
        </w:rPr>
        <w:t>This</w:t>
      </w:r>
      <w:r>
        <w:rPr>
          <w:rFonts w:ascii="Calibri Light" w:hAnsi="Calibri Light"/>
          <w:color w:val="000000" w:themeColor="text1"/>
          <w:sz w:val="22"/>
          <w:szCs w:val="22"/>
        </w:rPr>
        <w:t xml:space="preserve"> is an SQR process. I</w:t>
      </w:r>
      <w:r w:rsidR="008D081D">
        <w:rPr>
          <w:rFonts w:ascii="Calibri Light" w:hAnsi="Calibri Light"/>
          <w:color w:val="000000" w:themeColor="text1"/>
          <w:sz w:val="22"/>
          <w:szCs w:val="22"/>
        </w:rPr>
        <w:t xml:space="preserve">t </w:t>
      </w:r>
      <w:r w:rsidR="000436C7">
        <w:rPr>
          <w:rFonts w:ascii="Calibri Light" w:hAnsi="Calibri Light"/>
          <w:color w:val="000000" w:themeColor="text1"/>
          <w:sz w:val="22"/>
          <w:szCs w:val="22"/>
        </w:rPr>
        <w:t xml:space="preserve">selects the </w:t>
      </w:r>
      <w:r w:rsidR="008D081D">
        <w:rPr>
          <w:rFonts w:ascii="Calibri Light" w:hAnsi="Calibri Light"/>
          <w:color w:val="000000" w:themeColor="text1"/>
          <w:sz w:val="22"/>
          <w:szCs w:val="22"/>
        </w:rPr>
        <w:t>fiscal year and Accounting period for the records and update it</w:t>
      </w:r>
      <w:r w:rsidR="003C5A20">
        <w:rPr>
          <w:rFonts w:ascii="Calibri Light" w:hAnsi="Calibri Light"/>
          <w:color w:val="000000" w:themeColor="text1"/>
          <w:sz w:val="22"/>
          <w:szCs w:val="22"/>
        </w:rPr>
        <w:t xml:space="preserve"> in Project Resource table</w:t>
      </w:r>
      <w:r>
        <w:rPr>
          <w:rFonts w:ascii="Calibri Light" w:hAnsi="Calibri Light"/>
          <w:color w:val="000000" w:themeColor="text1"/>
          <w:sz w:val="22"/>
          <w:szCs w:val="22"/>
        </w:rPr>
        <w:t xml:space="preserve"> based on Accounting date</w:t>
      </w:r>
      <w:r w:rsidR="008D081D">
        <w:rPr>
          <w:rFonts w:ascii="Calibri Light" w:hAnsi="Calibri Light"/>
          <w:color w:val="000000" w:themeColor="text1"/>
          <w:sz w:val="22"/>
          <w:szCs w:val="22"/>
        </w:rPr>
        <w:t>.</w:t>
      </w:r>
    </w:p>
    <w:p w14:paraId="46318903" w14:textId="77777777" w:rsidR="008D081D" w:rsidRPr="00B306C0" w:rsidRDefault="008D081D" w:rsidP="008D081D">
      <w:pPr>
        <w:rPr>
          <w:rFonts w:ascii="Calibri Light" w:hAnsi="Calibri Light"/>
          <w:color w:val="FF0000"/>
          <w:sz w:val="22"/>
          <w:szCs w:val="22"/>
        </w:rPr>
      </w:pPr>
    </w:p>
    <w:p w14:paraId="75622196" w14:textId="77777777" w:rsidR="008D081D" w:rsidRDefault="008D081D" w:rsidP="008D081D">
      <w:pPr>
        <w:rPr>
          <w:rFonts w:ascii="Calibri Light" w:hAnsi="Calibri Light"/>
          <w:color w:val="000000" w:themeColor="text1"/>
          <w:sz w:val="22"/>
          <w:szCs w:val="22"/>
        </w:rPr>
      </w:pPr>
      <w:r>
        <w:rPr>
          <w:noProof/>
          <w:lang w:val="en-IN" w:eastAsia="en-IN"/>
        </w:rPr>
        <w:drawing>
          <wp:inline distT="0" distB="0" distL="0" distR="0" wp14:anchorId="08A1AC50" wp14:editId="3D5C202D">
            <wp:extent cx="6010275" cy="3396611"/>
            <wp:effectExtent l="19050" t="19050" r="9525" b="1397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26665" cy="3405874"/>
                    </a:xfrm>
                    <a:prstGeom prst="rect">
                      <a:avLst/>
                    </a:prstGeom>
                    <a:ln>
                      <a:solidFill>
                        <a:schemeClr val="accent1"/>
                      </a:solidFill>
                    </a:ln>
                  </pic:spPr>
                </pic:pic>
              </a:graphicData>
            </a:graphic>
          </wp:inline>
        </w:drawing>
      </w:r>
    </w:p>
    <w:p w14:paraId="50AF6E1A" w14:textId="77777777" w:rsidR="008D081D" w:rsidRDefault="008D081D" w:rsidP="008D081D">
      <w:pPr>
        <w:rPr>
          <w:rFonts w:ascii="Calibri Light" w:hAnsi="Calibri Light"/>
          <w:color w:val="000000" w:themeColor="text1"/>
          <w:sz w:val="22"/>
          <w:szCs w:val="22"/>
        </w:rPr>
      </w:pPr>
    </w:p>
    <w:p w14:paraId="751FC9F6" w14:textId="77777777" w:rsidR="000F6BC5" w:rsidRDefault="000F6BC5" w:rsidP="008D081D">
      <w:pPr>
        <w:rPr>
          <w:rFonts w:ascii="Calibri Light" w:hAnsi="Calibri Light"/>
          <w:color w:val="000000" w:themeColor="text1"/>
          <w:sz w:val="22"/>
          <w:szCs w:val="22"/>
        </w:rPr>
      </w:pPr>
    </w:p>
    <w:p w14:paraId="5F93DF7F" w14:textId="77777777" w:rsidR="000F6BC5" w:rsidRDefault="000F6BC5" w:rsidP="008D081D">
      <w:pPr>
        <w:rPr>
          <w:rFonts w:ascii="Calibri Light" w:hAnsi="Calibri Light"/>
          <w:color w:val="000000" w:themeColor="text1"/>
          <w:sz w:val="22"/>
          <w:szCs w:val="22"/>
        </w:rPr>
      </w:pPr>
    </w:p>
    <w:p w14:paraId="46F1F22A" w14:textId="77777777" w:rsidR="000F6BC5" w:rsidRDefault="000F6BC5" w:rsidP="008D081D">
      <w:pPr>
        <w:rPr>
          <w:rFonts w:ascii="Calibri Light" w:hAnsi="Calibri Light"/>
          <w:color w:val="000000" w:themeColor="text1"/>
          <w:sz w:val="22"/>
          <w:szCs w:val="22"/>
        </w:rPr>
      </w:pPr>
    </w:p>
    <w:p w14:paraId="4AE405BB" w14:textId="77777777" w:rsidR="000F6BC5" w:rsidRDefault="000F6BC5" w:rsidP="008D081D">
      <w:pPr>
        <w:rPr>
          <w:rFonts w:ascii="Calibri Light" w:hAnsi="Calibri Light"/>
          <w:color w:val="000000" w:themeColor="text1"/>
          <w:sz w:val="22"/>
          <w:szCs w:val="22"/>
        </w:rPr>
      </w:pPr>
    </w:p>
    <w:p w14:paraId="28BCB3EC" w14:textId="77777777" w:rsidR="000F6BC5" w:rsidRDefault="000F6BC5" w:rsidP="008D081D">
      <w:pPr>
        <w:rPr>
          <w:rFonts w:ascii="Calibri Light" w:hAnsi="Calibri Light"/>
          <w:color w:val="000000" w:themeColor="text1"/>
          <w:sz w:val="22"/>
          <w:szCs w:val="22"/>
        </w:rPr>
      </w:pPr>
    </w:p>
    <w:p w14:paraId="6A4F282B" w14:textId="77777777" w:rsidR="000F6BC5" w:rsidRDefault="000F6BC5" w:rsidP="008D081D">
      <w:pPr>
        <w:rPr>
          <w:rFonts w:ascii="Calibri Light" w:hAnsi="Calibri Light"/>
          <w:color w:val="000000" w:themeColor="text1"/>
          <w:sz w:val="22"/>
          <w:szCs w:val="22"/>
        </w:rPr>
      </w:pPr>
    </w:p>
    <w:p w14:paraId="79C4E5BD" w14:textId="77777777" w:rsidR="000F6BC5" w:rsidRDefault="000F6BC5" w:rsidP="008D081D">
      <w:pPr>
        <w:rPr>
          <w:rFonts w:ascii="Calibri Light" w:hAnsi="Calibri Light"/>
          <w:color w:val="000000" w:themeColor="text1"/>
          <w:sz w:val="22"/>
          <w:szCs w:val="22"/>
        </w:rPr>
      </w:pPr>
    </w:p>
    <w:p w14:paraId="11AE87FD" w14:textId="77777777" w:rsidR="000F6BC5" w:rsidRDefault="000F6BC5" w:rsidP="008D081D">
      <w:pPr>
        <w:rPr>
          <w:rFonts w:ascii="Calibri Light" w:hAnsi="Calibri Light"/>
          <w:color w:val="000000" w:themeColor="text1"/>
          <w:sz w:val="22"/>
          <w:szCs w:val="22"/>
        </w:rPr>
      </w:pPr>
    </w:p>
    <w:p w14:paraId="6FA39FFE" w14:textId="77777777" w:rsidR="000F6BC5" w:rsidRDefault="000F6BC5" w:rsidP="008D081D">
      <w:pPr>
        <w:rPr>
          <w:rFonts w:ascii="Calibri Light" w:hAnsi="Calibri Light"/>
          <w:color w:val="000000" w:themeColor="text1"/>
          <w:sz w:val="22"/>
          <w:szCs w:val="22"/>
        </w:rPr>
      </w:pPr>
    </w:p>
    <w:p w14:paraId="733DBE1E" w14:textId="77777777" w:rsidR="000F6BC5" w:rsidRDefault="000F6BC5" w:rsidP="008D081D">
      <w:pPr>
        <w:rPr>
          <w:rFonts w:ascii="Calibri Light" w:hAnsi="Calibri Light"/>
          <w:color w:val="000000" w:themeColor="text1"/>
          <w:sz w:val="22"/>
          <w:szCs w:val="22"/>
        </w:rPr>
      </w:pPr>
    </w:p>
    <w:p w14:paraId="22B38601" w14:textId="77777777" w:rsidR="000F6BC5" w:rsidRDefault="000F6BC5" w:rsidP="008D081D">
      <w:pPr>
        <w:rPr>
          <w:rFonts w:ascii="Calibri Light" w:hAnsi="Calibri Light"/>
          <w:color w:val="000000" w:themeColor="text1"/>
          <w:sz w:val="22"/>
          <w:szCs w:val="22"/>
        </w:rPr>
      </w:pPr>
    </w:p>
    <w:p w14:paraId="5C2886A4" w14:textId="77777777" w:rsidR="000F6BC5" w:rsidRDefault="000F6BC5" w:rsidP="008D081D">
      <w:pPr>
        <w:rPr>
          <w:rFonts w:ascii="Calibri Light" w:hAnsi="Calibri Light"/>
          <w:color w:val="000000" w:themeColor="text1"/>
          <w:sz w:val="22"/>
          <w:szCs w:val="22"/>
        </w:rPr>
      </w:pPr>
    </w:p>
    <w:p w14:paraId="19C216D9" w14:textId="77777777" w:rsidR="000F6BC5" w:rsidRDefault="000F6BC5" w:rsidP="008D081D">
      <w:pPr>
        <w:rPr>
          <w:rFonts w:ascii="Calibri Light" w:hAnsi="Calibri Light"/>
          <w:color w:val="000000" w:themeColor="text1"/>
          <w:sz w:val="22"/>
          <w:szCs w:val="22"/>
        </w:rPr>
      </w:pPr>
    </w:p>
    <w:p w14:paraId="45F3516F" w14:textId="77777777" w:rsidR="000F6BC5" w:rsidRDefault="000F6BC5" w:rsidP="008D081D">
      <w:pPr>
        <w:rPr>
          <w:rFonts w:ascii="Calibri Light" w:hAnsi="Calibri Light"/>
          <w:color w:val="000000" w:themeColor="text1"/>
          <w:sz w:val="22"/>
          <w:szCs w:val="22"/>
        </w:rPr>
      </w:pPr>
    </w:p>
    <w:p w14:paraId="2287D78F" w14:textId="77777777" w:rsidR="000F6BC5" w:rsidRDefault="000F6BC5" w:rsidP="008D081D">
      <w:pPr>
        <w:rPr>
          <w:rFonts w:ascii="Calibri Light" w:hAnsi="Calibri Light"/>
          <w:color w:val="000000" w:themeColor="text1"/>
          <w:sz w:val="22"/>
          <w:szCs w:val="22"/>
        </w:rPr>
      </w:pPr>
    </w:p>
    <w:p w14:paraId="50654052" w14:textId="77777777" w:rsidR="000F6BC5" w:rsidRDefault="000F6BC5" w:rsidP="008D081D">
      <w:pPr>
        <w:rPr>
          <w:rFonts w:ascii="Calibri Light" w:hAnsi="Calibri Light"/>
          <w:color w:val="000000" w:themeColor="text1"/>
          <w:sz w:val="22"/>
          <w:szCs w:val="22"/>
        </w:rPr>
      </w:pPr>
    </w:p>
    <w:p w14:paraId="57616C8B" w14:textId="77777777" w:rsidR="000F6BC5" w:rsidRDefault="000F6BC5" w:rsidP="008D081D">
      <w:pPr>
        <w:rPr>
          <w:rFonts w:ascii="Calibri Light" w:hAnsi="Calibri Light"/>
          <w:color w:val="000000" w:themeColor="text1"/>
          <w:sz w:val="22"/>
          <w:szCs w:val="22"/>
        </w:rPr>
      </w:pPr>
    </w:p>
    <w:p w14:paraId="4F8DF9C5" w14:textId="77777777" w:rsidR="000F6BC5" w:rsidRDefault="000F6BC5" w:rsidP="008D081D">
      <w:pPr>
        <w:rPr>
          <w:rFonts w:ascii="Calibri Light" w:hAnsi="Calibri Light"/>
          <w:color w:val="000000" w:themeColor="text1"/>
          <w:sz w:val="22"/>
          <w:szCs w:val="22"/>
        </w:rPr>
      </w:pPr>
    </w:p>
    <w:p w14:paraId="14B3DC47" w14:textId="77777777" w:rsidR="000F6BC5" w:rsidRDefault="000F6BC5" w:rsidP="008D081D">
      <w:pPr>
        <w:rPr>
          <w:rFonts w:ascii="Calibri Light" w:hAnsi="Calibri Light"/>
          <w:color w:val="000000" w:themeColor="text1"/>
          <w:sz w:val="22"/>
          <w:szCs w:val="22"/>
        </w:rPr>
      </w:pPr>
    </w:p>
    <w:p w14:paraId="53163DDF" w14:textId="77777777" w:rsidR="000F6BC5" w:rsidRDefault="000F6BC5" w:rsidP="008D081D">
      <w:pPr>
        <w:rPr>
          <w:rFonts w:ascii="Calibri Light" w:hAnsi="Calibri Light"/>
          <w:color w:val="000000" w:themeColor="text1"/>
          <w:sz w:val="22"/>
          <w:szCs w:val="22"/>
        </w:rPr>
      </w:pPr>
    </w:p>
    <w:p w14:paraId="1750890D" w14:textId="77777777" w:rsidR="000F6BC5" w:rsidRDefault="000F6BC5" w:rsidP="008D081D">
      <w:pPr>
        <w:rPr>
          <w:rFonts w:ascii="Calibri Light" w:hAnsi="Calibri Light"/>
          <w:color w:val="000000" w:themeColor="text1"/>
          <w:sz w:val="22"/>
          <w:szCs w:val="22"/>
        </w:rPr>
      </w:pPr>
    </w:p>
    <w:p w14:paraId="07A686ED" w14:textId="77777777" w:rsidR="000F6BC5" w:rsidRDefault="000F6BC5" w:rsidP="008D081D">
      <w:pPr>
        <w:rPr>
          <w:rFonts w:ascii="Calibri Light" w:hAnsi="Calibri Light"/>
          <w:color w:val="000000" w:themeColor="text1"/>
          <w:sz w:val="22"/>
          <w:szCs w:val="22"/>
        </w:rPr>
      </w:pPr>
    </w:p>
    <w:p w14:paraId="1A92E55A" w14:textId="77777777" w:rsidR="000F6BC5" w:rsidRDefault="000F6BC5" w:rsidP="008D081D">
      <w:pPr>
        <w:rPr>
          <w:rFonts w:ascii="Calibri Light" w:hAnsi="Calibri Light"/>
          <w:color w:val="000000" w:themeColor="text1"/>
          <w:sz w:val="22"/>
          <w:szCs w:val="22"/>
        </w:rPr>
      </w:pPr>
    </w:p>
    <w:p w14:paraId="10756A77" w14:textId="77777777" w:rsidR="008D081D" w:rsidRDefault="008D081D" w:rsidP="008D081D">
      <w:pPr>
        <w:rPr>
          <w:rFonts w:ascii="Calibri Light" w:hAnsi="Calibri Light"/>
          <w:b/>
          <w:color w:val="000000" w:themeColor="text1"/>
          <w:sz w:val="22"/>
          <w:szCs w:val="22"/>
        </w:rPr>
      </w:pPr>
      <w:r w:rsidRPr="00037834">
        <w:rPr>
          <w:rFonts w:ascii="Calibri Light" w:hAnsi="Calibri Light"/>
          <w:b/>
          <w:color w:val="000000" w:themeColor="text1"/>
          <w:sz w:val="22"/>
          <w:szCs w:val="22"/>
        </w:rPr>
        <w:t>Step 4</w:t>
      </w:r>
    </w:p>
    <w:p w14:paraId="038216A0" w14:textId="70FAE470" w:rsidR="00E60546" w:rsidRDefault="00E60546" w:rsidP="008D081D">
      <w:pPr>
        <w:rPr>
          <w:rFonts w:ascii="Calibri Light" w:hAnsi="Calibri Light"/>
          <w:b/>
          <w:color w:val="000000" w:themeColor="text1"/>
          <w:sz w:val="22"/>
          <w:szCs w:val="22"/>
        </w:rPr>
      </w:pPr>
      <w:r w:rsidRPr="009A7E62">
        <w:rPr>
          <w:rFonts w:ascii="Calibri Light" w:hAnsi="Calibri Light"/>
          <w:b/>
          <w:sz w:val="22"/>
          <w:szCs w:val="22"/>
        </w:rPr>
        <w:t xml:space="preserve">Process </w:t>
      </w:r>
      <w:r w:rsidR="00F61268" w:rsidRPr="009A7E62">
        <w:rPr>
          <w:rFonts w:ascii="Calibri Light" w:hAnsi="Calibri Light"/>
          <w:b/>
          <w:sz w:val="22"/>
          <w:szCs w:val="22"/>
        </w:rPr>
        <w:t>Name:</w:t>
      </w:r>
      <w:r w:rsidRPr="00660D68">
        <w:rPr>
          <w:rFonts w:ascii="Calibri Light" w:hAnsi="Calibri Light"/>
          <w:sz w:val="22"/>
          <w:szCs w:val="22"/>
        </w:rPr>
        <w:t xml:space="preserve"> </w:t>
      </w:r>
      <w:r>
        <w:rPr>
          <w:rFonts w:ascii="Calibri Light" w:hAnsi="Calibri Light"/>
          <w:b/>
          <w:color w:val="000000" w:themeColor="text1"/>
          <w:sz w:val="22"/>
          <w:szCs w:val="22"/>
        </w:rPr>
        <w:t xml:space="preserve">Load to GL Prep process – </w:t>
      </w:r>
      <w:proofErr w:type="spellStart"/>
      <w:r w:rsidRPr="00E60546">
        <w:rPr>
          <w:rFonts w:ascii="Calibri Light" w:hAnsi="Calibri Light"/>
          <w:b/>
          <w:color w:val="000000" w:themeColor="text1"/>
          <w:sz w:val="22"/>
          <w:szCs w:val="22"/>
        </w:rPr>
        <w:t>HSBTOGL</w:t>
      </w:r>
      <w:r>
        <w:rPr>
          <w:rFonts w:ascii="Calibri Light" w:hAnsi="Calibri Light"/>
          <w:b/>
          <w:color w:val="000000" w:themeColor="text1"/>
          <w:sz w:val="22"/>
          <w:szCs w:val="22"/>
        </w:rPr>
        <w:t>.sqr</w:t>
      </w:r>
      <w:proofErr w:type="spellEnd"/>
    </w:p>
    <w:p w14:paraId="30AA9EDD" w14:textId="77777777" w:rsidR="008D081D" w:rsidRDefault="008D081D" w:rsidP="008D081D">
      <w:pPr>
        <w:rPr>
          <w:rFonts w:ascii="Calibri Light" w:hAnsi="Calibri Light"/>
          <w:color w:val="000000" w:themeColor="text1"/>
          <w:sz w:val="22"/>
          <w:szCs w:val="22"/>
        </w:rPr>
      </w:pPr>
      <w:r w:rsidRPr="00BE765B">
        <w:rPr>
          <w:rFonts w:ascii="Calibri Light" w:hAnsi="Calibri Light"/>
          <w:b/>
          <w:color w:val="000000" w:themeColor="text1"/>
          <w:sz w:val="22"/>
          <w:szCs w:val="22"/>
        </w:rPr>
        <w:t xml:space="preserve">Run Control ID: </w:t>
      </w:r>
      <w:r>
        <w:rPr>
          <w:rFonts w:ascii="Calibri Light" w:hAnsi="Calibri Light"/>
          <w:color w:val="000000" w:themeColor="text1"/>
          <w:sz w:val="22"/>
          <w:szCs w:val="22"/>
        </w:rPr>
        <w:t>HSBTOGL1</w:t>
      </w:r>
    </w:p>
    <w:p w14:paraId="1C9D5A9B" w14:textId="072C0468" w:rsidR="008D081D" w:rsidRDefault="008D081D" w:rsidP="008D081D">
      <w:pPr>
        <w:rPr>
          <w:rFonts w:ascii="Calibri Light" w:hAnsi="Calibri Light"/>
          <w:color w:val="000000" w:themeColor="text1"/>
          <w:sz w:val="22"/>
          <w:szCs w:val="22"/>
        </w:rPr>
      </w:pPr>
      <w:r w:rsidRPr="00B4109E">
        <w:rPr>
          <w:rFonts w:ascii="Calibri Light" w:hAnsi="Calibri Light"/>
          <w:color w:val="000000" w:themeColor="text1"/>
          <w:sz w:val="22"/>
          <w:szCs w:val="22"/>
          <w:highlight w:val="yellow"/>
        </w:rPr>
        <w:t>This</w:t>
      </w:r>
      <w:bookmarkStart w:id="11" w:name="_GoBack"/>
      <w:bookmarkEnd w:id="11"/>
      <w:r>
        <w:rPr>
          <w:rFonts w:ascii="Calibri Light" w:hAnsi="Calibri Light"/>
          <w:color w:val="000000" w:themeColor="text1"/>
          <w:sz w:val="22"/>
          <w:szCs w:val="22"/>
        </w:rPr>
        <w:t xml:space="preserve"> is an SQR process and it reads the GL data from file and insert it into table.</w:t>
      </w:r>
      <w:r w:rsidR="008C1BF6">
        <w:rPr>
          <w:rFonts w:ascii="Calibri Light" w:hAnsi="Calibri Light"/>
          <w:color w:val="000000" w:themeColor="text1"/>
          <w:sz w:val="22"/>
          <w:szCs w:val="22"/>
        </w:rPr>
        <w:t xml:space="preserve"> </w:t>
      </w:r>
      <w:r>
        <w:rPr>
          <w:rFonts w:ascii="Calibri Light" w:hAnsi="Calibri Light"/>
          <w:color w:val="000000" w:themeColor="text1"/>
          <w:sz w:val="22"/>
          <w:szCs w:val="22"/>
        </w:rPr>
        <w:t xml:space="preserve">The value in fields Accounting Date and Load </w:t>
      </w:r>
      <w:r w:rsidR="009B0207">
        <w:rPr>
          <w:rFonts w:ascii="Calibri Light" w:hAnsi="Calibri Light"/>
          <w:color w:val="000000" w:themeColor="text1"/>
          <w:sz w:val="22"/>
          <w:szCs w:val="22"/>
        </w:rPr>
        <w:t>File (</w:t>
      </w:r>
      <w:r>
        <w:rPr>
          <w:rFonts w:ascii="Calibri Light" w:hAnsi="Calibri Light"/>
          <w:color w:val="000000" w:themeColor="text1"/>
          <w:sz w:val="22"/>
          <w:szCs w:val="22"/>
        </w:rPr>
        <w:t xml:space="preserve">Current month) is manually updated. </w:t>
      </w:r>
    </w:p>
    <w:p w14:paraId="7FCCF551" w14:textId="77777777" w:rsidR="00FE7F78" w:rsidRDefault="00FE7F78" w:rsidP="008D081D">
      <w:pPr>
        <w:rPr>
          <w:rFonts w:ascii="Calibri Light" w:hAnsi="Calibri Light"/>
          <w:color w:val="000000" w:themeColor="text1"/>
          <w:sz w:val="22"/>
          <w:szCs w:val="22"/>
        </w:rPr>
      </w:pPr>
    </w:p>
    <w:p w14:paraId="23D87422" w14:textId="43DC12BD" w:rsidR="00FE7F78" w:rsidRDefault="00FE7F78" w:rsidP="00FE7F78">
      <w:pPr>
        <w:rPr>
          <w:rFonts w:ascii="Calibri Light" w:hAnsi="Calibri Light"/>
          <w:color w:val="000000" w:themeColor="text1"/>
          <w:sz w:val="22"/>
          <w:szCs w:val="22"/>
        </w:rPr>
      </w:pPr>
      <w:r w:rsidRPr="000473D0">
        <w:rPr>
          <w:rFonts w:ascii="Calibri Light" w:hAnsi="Calibri Light"/>
          <w:color w:val="000000" w:themeColor="text1"/>
          <w:sz w:val="22"/>
          <w:szCs w:val="22"/>
          <w:highlight w:val="yellow"/>
        </w:rPr>
        <w:t>This</w:t>
      </w:r>
      <w:r>
        <w:rPr>
          <w:rFonts w:ascii="Calibri Light" w:hAnsi="Calibri Light"/>
          <w:color w:val="000000" w:themeColor="text1"/>
          <w:sz w:val="22"/>
          <w:szCs w:val="22"/>
        </w:rPr>
        <w:t xml:space="preserve"> SQR selects allocation related rows from PS_</w:t>
      </w:r>
      <w:r w:rsidR="000005D9">
        <w:rPr>
          <w:rFonts w:ascii="Calibri Light" w:hAnsi="Calibri Light"/>
          <w:color w:val="000000" w:themeColor="text1"/>
          <w:sz w:val="22"/>
          <w:szCs w:val="22"/>
        </w:rPr>
        <w:t>HSB_PC_ALLOC table</w:t>
      </w:r>
      <w:r>
        <w:rPr>
          <w:rFonts w:ascii="Calibri Light" w:hAnsi="Calibri Light"/>
          <w:color w:val="000000" w:themeColor="text1"/>
          <w:sz w:val="22"/>
          <w:szCs w:val="22"/>
        </w:rPr>
        <w:t xml:space="preserve"> and creates a flat file that can be loaded in GL system. Records selected is based on Business Unit, Accounting Date, Analysis types of ‘AL1’, ‘AL2’, ‘AL3’,’AL4’ and ‘PCD’ and Accounts that exists in Tree and Node specified on Run control page.</w:t>
      </w:r>
    </w:p>
    <w:p w14:paraId="74EC2F1D" w14:textId="77777777" w:rsidR="00FE7F78" w:rsidRDefault="00FE7F78" w:rsidP="008D081D">
      <w:pPr>
        <w:rPr>
          <w:rFonts w:ascii="Calibri Light" w:hAnsi="Calibri Light"/>
          <w:color w:val="000000" w:themeColor="text1"/>
          <w:sz w:val="22"/>
          <w:szCs w:val="22"/>
        </w:rPr>
      </w:pPr>
    </w:p>
    <w:p w14:paraId="5BA9A960" w14:textId="77777777" w:rsidR="008D081D" w:rsidRDefault="008D081D" w:rsidP="008D081D">
      <w:pPr>
        <w:rPr>
          <w:rFonts w:ascii="Calibri Light" w:hAnsi="Calibri Light"/>
          <w:color w:val="000000" w:themeColor="text1"/>
          <w:sz w:val="22"/>
          <w:szCs w:val="22"/>
        </w:rPr>
      </w:pPr>
    </w:p>
    <w:p w14:paraId="16D3A324" w14:textId="77777777" w:rsidR="008D081D" w:rsidRDefault="008D081D" w:rsidP="008D081D">
      <w:pPr>
        <w:rPr>
          <w:rFonts w:ascii="Calibri Light" w:hAnsi="Calibri Light"/>
          <w:color w:val="000000" w:themeColor="text1"/>
          <w:sz w:val="22"/>
          <w:szCs w:val="22"/>
        </w:rPr>
      </w:pPr>
      <w:r>
        <w:rPr>
          <w:noProof/>
          <w:lang w:val="en-IN" w:eastAsia="en-IN"/>
        </w:rPr>
        <w:drawing>
          <wp:inline distT="0" distB="0" distL="0" distR="0" wp14:anchorId="124B3126" wp14:editId="69A92744">
            <wp:extent cx="6076950" cy="3472543"/>
            <wp:effectExtent l="19050" t="19050" r="19050" b="1397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79255" cy="3473860"/>
                    </a:xfrm>
                    <a:prstGeom prst="rect">
                      <a:avLst/>
                    </a:prstGeom>
                    <a:ln>
                      <a:solidFill>
                        <a:schemeClr val="accent1"/>
                      </a:solidFill>
                    </a:ln>
                  </pic:spPr>
                </pic:pic>
              </a:graphicData>
            </a:graphic>
          </wp:inline>
        </w:drawing>
      </w:r>
    </w:p>
    <w:p w14:paraId="502658B2" w14:textId="77777777" w:rsidR="008D081D" w:rsidRDefault="008D081D" w:rsidP="008D081D">
      <w:pPr>
        <w:rPr>
          <w:rFonts w:ascii="Calibri Light" w:hAnsi="Calibri Light"/>
          <w:color w:val="000000" w:themeColor="text1"/>
          <w:sz w:val="22"/>
          <w:szCs w:val="22"/>
        </w:rPr>
      </w:pPr>
    </w:p>
    <w:p w14:paraId="6A257C7A" w14:textId="77777777" w:rsidR="000F6BC5" w:rsidRDefault="000F6BC5" w:rsidP="008D081D">
      <w:pPr>
        <w:rPr>
          <w:rFonts w:ascii="Calibri Light" w:hAnsi="Calibri Light"/>
          <w:color w:val="000000" w:themeColor="text1"/>
          <w:sz w:val="22"/>
          <w:szCs w:val="22"/>
        </w:rPr>
      </w:pPr>
    </w:p>
    <w:p w14:paraId="3B255007" w14:textId="77777777" w:rsidR="000F6BC5" w:rsidRDefault="000F6BC5" w:rsidP="008D081D">
      <w:pPr>
        <w:rPr>
          <w:rFonts w:ascii="Calibri Light" w:hAnsi="Calibri Light"/>
          <w:color w:val="000000" w:themeColor="text1"/>
          <w:sz w:val="22"/>
          <w:szCs w:val="22"/>
        </w:rPr>
      </w:pPr>
    </w:p>
    <w:p w14:paraId="217BF21D" w14:textId="77777777" w:rsidR="000F6BC5" w:rsidRDefault="000F6BC5" w:rsidP="008D081D">
      <w:pPr>
        <w:rPr>
          <w:rFonts w:ascii="Calibri Light" w:hAnsi="Calibri Light"/>
          <w:color w:val="000000" w:themeColor="text1"/>
          <w:sz w:val="22"/>
          <w:szCs w:val="22"/>
        </w:rPr>
      </w:pPr>
    </w:p>
    <w:p w14:paraId="2B0406A6" w14:textId="77777777" w:rsidR="000F6BC5" w:rsidRDefault="000F6BC5" w:rsidP="008D081D">
      <w:pPr>
        <w:rPr>
          <w:rFonts w:ascii="Calibri Light" w:hAnsi="Calibri Light"/>
          <w:color w:val="000000" w:themeColor="text1"/>
          <w:sz w:val="22"/>
          <w:szCs w:val="22"/>
        </w:rPr>
      </w:pPr>
    </w:p>
    <w:p w14:paraId="547FC60D" w14:textId="77777777" w:rsidR="000F6BC5" w:rsidRDefault="000F6BC5" w:rsidP="008D081D">
      <w:pPr>
        <w:rPr>
          <w:rFonts w:ascii="Calibri Light" w:hAnsi="Calibri Light"/>
          <w:color w:val="000000" w:themeColor="text1"/>
          <w:sz w:val="22"/>
          <w:szCs w:val="22"/>
        </w:rPr>
      </w:pPr>
    </w:p>
    <w:p w14:paraId="44DDBFF5" w14:textId="77777777" w:rsidR="000F6BC5" w:rsidRDefault="000F6BC5" w:rsidP="008D081D">
      <w:pPr>
        <w:rPr>
          <w:rFonts w:ascii="Calibri Light" w:hAnsi="Calibri Light"/>
          <w:color w:val="000000" w:themeColor="text1"/>
          <w:sz w:val="22"/>
          <w:szCs w:val="22"/>
        </w:rPr>
      </w:pPr>
    </w:p>
    <w:p w14:paraId="0A19EEAD" w14:textId="77777777" w:rsidR="000F6BC5" w:rsidRDefault="000F6BC5" w:rsidP="008D081D">
      <w:pPr>
        <w:rPr>
          <w:rFonts w:ascii="Calibri Light" w:hAnsi="Calibri Light"/>
          <w:color w:val="000000" w:themeColor="text1"/>
          <w:sz w:val="22"/>
          <w:szCs w:val="22"/>
        </w:rPr>
      </w:pPr>
    </w:p>
    <w:p w14:paraId="1FE62011" w14:textId="77777777" w:rsidR="000F6BC5" w:rsidRDefault="000F6BC5" w:rsidP="008D081D">
      <w:pPr>
        <w:rPr>
          <w:rFonts w:ascii="Calibri Light" w:hAnsi="Calibri Light"/>
          <w:color w:val="000000" w:themeColor="text1"/>
          <w:sz w:val="22"/>
          <w:szCs w:val="22"/>
        </w:rPr>
      </w:pPr>
    </w:p>
    <w:p w14:paraId="5A68EF03" w14:textId="77777777" w:rsidR="000F6BC5" w:rsidRDefault="000F6BC5" w:rsidP="008D081D">
      <w:pPr>
        <w:rPr>
          <w:rFonts w:ascii="Calibri Light" w:hAnsi="Calibri Light"/>
          <w:color w:val="000000" w:themeColor="text1"/>
          <w:sz w:val="22"/>
          <w:szCs w:val="22"/>
        </w:rPr>
      </w:pPr>
    </w:p>
    <w:p w14:paraId="06A620D5" w14:textId="77777777" w:rsidR="000F6BC5" w:rsidRDefault="000F6BC5" w:rsidP="008D081D">
      <w:pPr>
        <w:rPr>
          <w:rFonts w:ascii="Calibri Light" w:hAnsi="Calibri Light"/>
          <w:color w:val="000000" w:themeColor="text1"/>
          <w:sz w:val="22"/>
          <w:szCs w:val="22"/>
        </w:rPr>
      </w:pPr>
    </w:p>
    <w:p w14:paraId="2E463D95" w14:textId="77777777" w:rsidR="000F6BC5" w:rsidRDefault="000F6BC5" w:rsidP="008D081D">
      <w:pPr>
        <w:rPr>
          <w:rFonts w:ascii="Calibri Light" w:hAnsi="Calibri Light"/>
          <w:color w:val="000000" w:themeColor="text1"/>
          <w:sz w:val="22"/>
          <w:szCs w:val="22"/>
        </w:rPr>
      </w:pPr>
    </w:p>
    <w:p w14:paraId="57B54B6E" w14:textId="77777777" w:rsidR="000F6BC5" w:rsidRDefault="000F6BC5" w:rsidP="008D081D">
      <w:pPr>
        <w:rPr>
          <w:rFonts w:ascii="Calibri Light" w:hAnsi="Calibri Light"/>
          <w:color w:val="000000" w:themeColor="text1"/>
          <w:sz w:val="22"/>
          <w:szCs w:val="22"/>
        </w:rPr>
      </w:pPr>
    </w:p>
    <w:p w14:paraId="611B8DAE" w14:textId="77777777" w:rsidR="000F6BC5" w:rsidRDefault="000F6BC5" w:rsidP="008D081D">
      <w:pPr>
        <w:rPr>
          <w:rFonts w:ascii="Calibri Light" w:hAnsi="Calibri Light"/>
          <w:color w:val="000000" w:themeColor="text1"/>
          <w:sz w:val="22"/>
          <w:szCs w:val="22"/>
        </w:rPr>
      </w:pPr>
    </w:p>
    <w:p w14:paraId="79173A6D" w14:textId="77777777" w:rsidR="000F6BC5" w:rsidRDefault="000F6BC5" w:rsidP="008D081D">
      <w:pPr>
        <w:rPr>
          <w:rFonts w:ascii="Calibri Light" w:hAnsi="Calibri Light"/>
          <w:color w:val="000000" w:themeColor="text1"/>
          <w:sz w:val="22"/>
          <w:szCs w:val="22"/>
        </w:rPr>
      </w:pPr>
    </w:p>
    <w:p w14:paraId="0B296F39" w14:textId="77777777" w:rsidR="000F6BC5" w:rsidRDefault="000F6BC5" w:rsidP="008D081D">
      <w:pPr>
        <w:rPr>
          <w:rFonts w:ascii="Calibri Light" w:hAnsi="Calibri Light"/>
          <w:color w:val="000000" w:themeColor="text1"/>
          <w:sz w:val="22"/>
          <w:szCs w:val="22"/>
        </w:rPr>
      </w:pPr>
    </w:p>
    <w:p w14:paraId="4F9C887E" w14:textId="77777777" w:rsidR="000F6BC5" w:rsidRDefault="000F6BC5" w:rsidP="008D081D">
      <w:pPr>
        <w:rPr>
          <w:rFonts w:ascii="Calibri Light" w:hAnsi="Calibri Light"/>
          <w:color w:val="000000" w:themeColor="text1"/>
          <w:sz w:val="22"/>
          <w:szCs w:val="22"/>
        </w:rPr>
      </w:pPr>
    </w:p>
    <w:p w14:paraId="432D18BF" w14:textId="77777777" w:rsidR="000F6BC5" w:rsidRDefault="000F6BC5" w:rsidP="008D081D">
      <w:pPr>
        <w:rPr>
          <w:rFonts w:ascii="Calibri Light" w:hAnsi="Calibri Light"/>
          <w:color w:val="000000" w:themeColor="text1"/>
          <w:sz w:val="22"/>
          <w:szCs w:val="22"/>
        </w:rPr>
      </w:pPr>
    </w:p>
    <w:p w14:paraId="341B4276" w14:textId="77777777" w:rsidR="000F6BC5" w:rsidRDefault="000F6BC5" w:rsidP="008D081D">
      <w:pPr>
        <w:rPr>
          <w:rFonts w:ascii="Calibri Light" w:hAnsi="Calibri Light"/>
          <w:color w:val="000000" w:themeColor="text1"/>
          <w:sz w:val="22"/>
          <w:szCs w:val="22"/>
        </w:rPr>
      </w:pPr>
    </w:p>
    <w:p w14:paraId="14D17200" w14:textId="77777777" w:rsidR="000F6BC5" w:rsidRDefault="000F6BC5" w:rsidP="008D081D">
      <w:pPr>
        <w:rPr>
          <w:rFonts w:ascii="Calibri Light" w:hAnsi="Calibri Light"/>
          <w:color w:val="000000" w:themeColor="text1"/>
          <w:sz w:val="22"/>
          <w:szCs w:val="22"/>
        </w:rPr>
      </w:pPr>
    </w:p>
    <w:p w14:paraId="420F2844" w14:textId="77777777" w:rsidR="000F6BC5" w:rsidRDefault="000F6BC5" w:rsidP="008D081D">
      <w:pPr>
        <w:rPr>
          <w:rFonts w:ascii="Calibri Light" w:hAnsi="Calibri Light"/>
          <w:color w:val="000000" w:themeColor="text1"/>
          <w:sz w:val="22"/>
          <w:szCs w:val="22"/>
        </w:rPr>
      </w:pPr>
    </w:p>
    <w:p w14:paraId="5A88905E" w14:textId="77777777" w:rsidR="000F6BC5" w:rsidRDefault="000F6BC5" w:rsidP="008D081D">
      <w:pPr>
        <w:rPr>
          <w:rFonts w:ascii="Calibri Light" w:hAnsi="Calibri Light"/>
          <w:color w:val="000000" w:themeColor="text1"/>
          <w:sz w:val="22"/>
          <w:szCs w:val="22"/>
        </w:rPr>
      </w:pPr>
    </w:p>
    <w:p w14:paraId="441753EB" w14:textId="77777777" w:rsidR="000F6BC5" w:rsidRDefault="000F6BC5" w:rsidP="008D081D">
      <w:pPr>
        <w:rPr>
          <w:rFonts w:ascii="Calibri Light" w:hAnsi="Calibri Light"/>
          <w:color w:val="000000" w:themeColor="text1"/>
          <w:sz w:val="22"/>
          <w:szCs w:val="22"/>
        </w:rPr>
      </w:pPr>
    </w:p>
    <w:p w14:paraId="4DFB3C2E" w14:textId="77777777" w:rsidR="000F6BC5" w:rsidRDefault="000F6BC5" w:rsidP="008D081D">
      <w:pPr>
        <w:rPr>
          <w:rFonts w:ascii="Calibri Light" w:hAnsi="Calibri Light"/>
          <w:color w:val="000000" w:themeColor="text1"/>
          <w:sz w:val="22"/>
          <w:szCs w:val="22"/>
        </w:rPr>
      </w:pPr>
    </w:p>
    <w:p w14:paraId="3A409A6F" w14:textId="77777777" w:rsidR="000F6BC5" w:rsidRDefault="000F6BC5" w:rsidP="008D081D">
      <w:pPr>
        <w:rPr>
          <w:rFonts w:ascii="Calibri Light" w:hAnsi="Calibri Light"/>
          <w:color w:val="000000" w:themeColor="text1"/>
          <w:sz w:val="22"/>
          <w:szCs w:val="22"/>
        </w:rPr>
      </w:pPr>
    </w:p>
    <w:p w14:paraId="5B71797A" w14:textId="77777777" w:rsidR="008D081D" w:rsidRPr="00312F78" w:rsidRDefault="008D081D" w:rsidP="008D081D">
      <w:pPr>
        <w:rPr>
          <w:rFonts w:ascii="Calibri Light" w:hAnsi="Calibri Light"/>
          <w:b/>
          <w:color w:val="000000" w:themeColor="text1"/>
          <w:sz w:val="22"/>
          <w:szCs w:val="22"/>
        </w:rPr>
      </w:pPr>
      <w:r w:rsidRPr="00312F78">
        <w:rPr>
          <w:rFonts w:ascii="Calibri Light" w:hAnsi="Calibri Light"/>
          <w:b/>
          <w:color w:val="000000" w:themeColor="text1"/>
          <w:sz w:val="22"/>
          <w:szCs w:val="22"/>
        </w:rPr>
        <w:t>Step 5</w:t>
      </w:r>
    </w:p>
    <w:p w14:paraId="2B4E1F67" w14:textId="77777777" w:rsidR="000F6BC5" w:rsidRDefault="003D7BC6" w:rsidP="008D081D">
      <w:pPr>
        <w:rPr>
          <w:rFonts w:ascii="Calibri Light" w:hAnsi="Calibri Light"/>
          <w:b/>
          <w:color w:val="000000" w:themeColor="text1"/>
          <w:sz w:val="22"/>
          <w:szCs w:val="22"/>
        </w:rPr>
      </w:pPr>
      <w:r w:rsidRPr="009A7E62">
        <w:rPr>
          <w:rFonts w:ascii="Calibri Light" w:hAnsi="Calibri Light"/>
          <w:b/>
          <w:sz w:val="22"/>
          <w:szCs w:val="22"/>
        </w:rPr>
        <w:t xml:space="preserve">Process </w:t>
      </w:r>
      <w:r w:rsidR="007F0E0B" w:rsidRPr="009A7E62">
        <w:rPr>
          <w:rFonts w:ascii="Calibri Light" w:hAnsi="Calibri Light"/>
          <w:b/>
          <w:sz w:val="22"/>
          <w:szCs w:val="22"/>
        </w:rPr>
        <w:t>Name:</w:t>
      </w:r>
      <w:r w:rsidRPr="00660D68">
        <w:rPr>
          <w:rFonts w:ascii="Calibri Light" w:hAnsi="Calibri Light"/>
          <w:sz w:val="22"/>
          <w:szCs w:val="22"/>
        </w:rPr>
        <w:t xml:space="preserve"> </w:t>
      </w:r>
      <w:r w:rsidR="008D081D" w:rsidRPr="00DD4CB9">
        <w:rPr>
          <w:rFonts w:ascii="Calibri Light" w:hAnsi="Calibri Light"/>
          <w:b/>
          <w:color w:val="000000" w:themeColor="text1"/>
          <w:sz w:val="22"/>
          <w:szCs w:val="22"/>
        </w:rPr>
        <w:t>PC GL Feed</w:t>
      </w:r>
      <w:r>
        <w:rPr>
          <w:rFonts w:ascii="Calibri Light" w:hAnsi="Calibri Light"/>
          <w:b/>
          <w:color w:val="000000" w:themeColor="text1"/>
          <w:sz w:val="22"/>
          <w:szCs w:val="22"/>
        </w:rPr>
        <w:t xml:space="preserve"> - </w:t>
      </w:r>
      <w:r w:rsidRPr="003D7BC6">
        <w:rPr>
          <w:rFonts w:ascii="Calibri Light" w:hAnsi="Calibri Light"/>
          <w:b/>
          <w:color w:val="000000" w:themeColor="text1"/>
          <w:sz w:val="22"/>
          <w:szCs w:val="22"/>
        </w:rPr>
        <w:t>HSBGL002</w:t>
      </w:r>
      <w:r>
        <w:rPr>
          <w:rFonts w:ascii="Calibri Light" w:hAnsi="Calibri Light"/>
          <w:b/>
          <w:color w:val="000000" w:themeColor="text1"/>
          <w:sz w:val="22"/>
          <w:szCs w:val="22"/>
        </w:rPr>
        <w:t>.sqr</w:t>
      </w:r>
    </w:p>
    <w:p w14:paraId="78BC86B6" w14:textId="77777777" w:rsidR="00AA0961" w:rsidRDefault="008D081D" w:rsidP="008D081D">
      <w:pPr>
        <w:rPr>
          <w:rFonts w:ascii="Calibri Light" w:hAnsi="Calibri Light"/>
          <w:color w:val="000000" w:themeColor="text1"/>
          <w:sz w:val="22"/>
          <w:szCs w:val="22"/>
        </w:rPr>
      </w:pPr>
      <w:r w:rsidRPr="00DD4CB9">
        <w:rPr>
          <w:rFonts w:ascii="Calibri Light" w:hAnsi="Calibri Light"/>
          <w:b/>
          <w:color w:val="000000" w:themeColor="text1"/>
          <w:sz w:val="22"/>
          <w:szCs w:val="22"/>
        </w:rPr>
        <w:t>Run Control ID:</w:t>
      </w:r>
      <w:r>
        <w:rPr>
          <w:rFonts w:ascii="Calibri Light" w:hAnsi="Calibri Light"/>
          <w:color w:val="000000" w:themeColor="text1"/>
          <w:sz w:val="22"/>
          <w:szCs w:val="22"/>
        </w:rPr>
        <w:t xml:space="preserve"> GL002</w:t>
      </w:r>
    </w:p>
    <w:p w14:paraId="21560C56" w14:textId="0D3AD5EF" w:rsidR="00AA0961" w:rsidRDefault="00784B70" w:rsidP="008D081D">
      <w:pPr>
        <w:rPr>
          <w:rFonts w:ascii="Calibri Light" w:hAnsi="Calibri Light"/>
          <w:color w:val="000000" w:themeColor="text1"/>
          <w:sz w:val="22"/>
          <w:szCs w:val="22"/>
        </w:rPr>
      </w:pPr>
      <w:r w:rsidRPr="00784B70">
        <w:rPr>
          <w:rFonts w:ascii="Calibri Light" w:hAnsi="Calibri Light"/>
          <w:color w:val="000000" w:themeColor="text1"/>
          <w:sz w:val="22"/>
          <w:szCs w:val="22"/>
          <w:highlight w:val="yellow"/>
        </w:rPr>
        <w:t xml:space="preserve">Just copying and creating new file with some changes in </w:t>
      </w:r>
      <w:r>
        <w:rPr>
          <w:rFonts w:ascii="Calibri Light" w:hAnsi="Calibri Light"/>
          <w:color w:val="000000" w:themeColor="text1"/>
          <w:sz w:val="22"/>
          <w:szCs w:val="22"/>
          <w:highlight w:val="yellow"/>
        </w:rPr>
        <w:t xml:space="preserve">selected </w:t>
      </w:r>
      <w:r w:rsidRPr="00784B70">
        <w:rPr>
          <w:rFonts w:ascii="Calibri Light" w:hAnsi="Calibri Light"/>
          <w:color w:val="000000" w:themeColor="text1"/>
          <w:sz w:val="22"/>
          <w:szCs w:val="22"/>
          <w:highlight w:val="yellow"/>
        </w:rPr>
        <w:t>data.</w:t>
      </w:r>
    </w:p>
    <w:p w14:paraId="41B717CB" w14:textId="77777777" w:rsidR="000F4E18" w:rsidRDefault="000F4E18" w:rsidP="008D081D">
      <w:pPr>
        <w:rPr>
          <w:rFonts w:ascii="Calibri Light" w:hAnsi="Calibri Light"/>
          <w:color w:val="000000" w:themeColor="text1"/>
          <w:sz w:val="22"/>
          <w:szCs w:val="22"/>
        </w:rPr>
      </w:pPr>
    </w:p>
    <w:p w14:paraId="6F178357" w14:textId="7388FE82" w:rsidR="008D081D" w:rsidRDefault="008D081D" w:rsidP="008D081D">
      <w:pPr>
        <w:rPr>
          <w:rFonts w:ascii="Calibri Light" w:hAnsi="Calibri Light"/>
          <w:color w:val="000000" w:themeColor="text1"/>
          <w:sz w:val="22"/>
          <w:szCs w:val="22"/>
        </w:rPr>
      </w:pPr>
      <w:r>
        <w:rPr>
          <w:noProof/>
          <w:lang w:val="en-IN" w:eastAsia="en-IN"/>
        </w:rPr>
        <w:drawing>
          <wp:inline distT="0" distB="0" distL="0" distR="0" wp14:anchorId="195438D7" wp14:editId="4F15617A">
            <wp:extent cx="6104238" cy="3853514"/>
            <wp:effectExtent l="19050" t="19050" r="11430" b="1397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4669" cy="3904289"/>
                    </a:xfrm>
                    <a:prstGeom prst="rect">
                      <a:avLst/>
                    </a:prstGeom>
                    <a:ln>
                      <a:solidFill>
                        <a:schemeClr val="accent1"/>
                      </a:solidFill>
                    </a:ln>
                  </pic:spPr>
                </pic:pic>
              </a:graphicData>
            </a:graphic>
          </wp:inline>
        </w:drawing>
      </w:r>
    </w:p>
    <w:p w14:paraId="74168109" w14:textId="77777777" w:rsidR="008D081D" w:rsidRDefault="008D081D" w:rsidP="008D081D">
      <w:pPr>
        <w:rPr>
          <w:rFonts w:ascii="Calibri Light" w:hAnsi="Calibri Light"/>
          <w:color w:val="000000" w:themeColor="text1"/>
          <w:sz w:val="22"/>
          <w:szCs w:val="22"/>
        </w:rPr>
      </w:pPr>
    </w:p>
    <w:p w14:paraId="1E612DC8" w14:textId="77777777" w:rsidR="000F6BC5" w:rsidRDefault="000F6BC5" w:rsidP="008D081D">
      <w:pPr>
        <w:rPr>
          <w:rFonts w:ascii="Calibri Light" w:hAnsi="Calibri Light"/>
          <w:color w:val="000000" w:themeColor="text1"/>
          <w:sz w:val="22"/>
          <w:szCs w:val="22"/>
        </w:rPr>
      </w:pPr>
    </w:p>
    <w:p w14:paraId="112620B5" w14:textId="77777777" w:rsidR="000F6BC5" w:rsidRDefault="000F6BC5" w:rsidP="008D081D">
      <w:pPr>
        <w:rPr>
          <w:rFonts w:ascii="Calibri Light" w:hAnsi="Calibri Light"/>
          <w:color w:val="000000" w:themeColor="text1"/>
          <w:sz w:val="22"/>
          <w:szCs w:val="22"/>
        </w:rPr>
      </w:pPr>
    </w:p>
    <w:p w14:paraId="7EC18B6E" w14:textId="77777777" w:rsidR="000F6BC5" w:rsidRDefault="000F6BC5" w:rsidP="008D081D">
      <w:pPr>
        <w:rPr>
          <w:rFonts w:ascii="Calibri Light" w:hAnsi="Calibri Light"/>
          <w:color w:val="000000" w:themeColor="text1"/>
          <w:sz w:val="22"/>
          <w:szCs w:val="22"/>
        </w:rPr>
      </w:pPr>
    </w:p>
    <w:p w14:paraId="620EE655" w14:textId="77777777" w:rsidR="000F6BC5" w:rsidRDefault="000F6BC5" w:rsidP="008D081D">
      <w:pPr>
        <w:rPr>
          <w:rFonts w:ascii="Calibri Light" w:hAnsi="Calibri Light"/>
          <w:color w:val="000000" w:themeColor="text1"/>
          <w:sz w:val="22"/>
          <w:szCs w:val="22"/>
        </w:rPr>
      </w:pPr>
    </w:p>
    <w:p w14:paraId="70A72FF4" w14:textId="77777777" w:rsidR="000F6BC5" w:rsidRDefault="000F6BC5" w:rsidP="008D081D">
      <w:pPr>
        <w:rPr>
          <w:rFonts w:ascii="Calibri Light" w:hAnsi="Calibri Light"/>
          <w:color w:val="000000" w:themeColor="text1"/>
          <w:sz w:val="22"/>
          <w:szCs w:val="22"/>
        </w:rPr>
      </w:pPr>
    </w:p>
    <w:p w14:paraId="58E7A51E" w14:textId="77777777" w:rsidR="000F6BC5" w:rsidRDefault="000F6BC5" w:rsidP="008D081D">
      <w:pPr>
        <w:rPr>
          <w:rFonts w:ascii="Calibri Light" w:hAnsi="Calibri Light"/>
          <w:color w:val="000000" w:themeColor="text1"/>
          <w:sz w:val="22"/>
          <w:szCs w:val="22"/>
        </w:rPr>
      </w:pPr>
    </w:p>
    <w:p w14:paraId="49B644F1" w14:textId="77777777" w:rsidR="000F6BC5" w:rsidRDefault="000F6BC5" w:rsidP="008D081D">
      <w:pPr>
        <w:rPr>
          <w:rFonts w:ascii="Calibri Light" w:hAnsi="Calibri Light"/>
          <w:color w:val="000000" w:themeColor="text1"/>
          <w:sz w:val="22"/>
          <w:szCs w:val="22"/>
        </w:rPr>
      </w:pPr>
    </w:p>
    <w:p w14:paraId="707FB19B" w14:textId="77777777" w:rsidR="000F6BC5" w:rsidRDefault="000F6BC5" w:rsidP="008D081D">
      <w:pPr>
        <w:rPr>
          <w:rFonts w:ascii="Calibri Light" w:hAnsi="Calibri Light"/>
          <w:color w:val="000000" w:themeColor="text1"/>
          <w:sz w:val="22"/>
          <w:szCs w:val="22"/>
        </w:rPr>
      </w:pPr>
    </w:p>
    <w:p w14:paraId="6DCD8243" w14:textId="77777777" w:rsidR="000F6BC5" w:rsidRDefault="000F6BC5" w:rsidP="008D081D">
      <w:pPr>
        <w:rPr>
          <w:rFonts w:ascii="Calibri Light" w:hAnsi="Calibri Light"/>
          <w:color w:val="000000" w:themeColor="text1"/>
          <w:sz w:val="22"/>
          <w:szCs w:val="22"/>
        </w:rPr>
      </w:pPr>
    </w:p>
    <w:p w14:paraId="000B4765" w14:textId="77777777" w:rsidR="000F6BC5" w:rsidRDefault="000F6BC5" w:rsidP="008D081D">
      <w:pPr>
        <w:rPr>
          <w:rFonts w:ascii="Calibri Light" w:hAnsi="Calibri Light"/>
          <w:color w:val="000000" w:themeColor="text1"/>
          <w:sz w:val="22"/>
          <w:szCs w:val="22"/>
        </w:rPr>
      </w:pPr>
    </w:p>
    <w:p w14:paraId="4BBE9554" w14:textId="77777777" w:rsidR="000F6BC5" w:rsidRDefault="000F6BC5" w:rsidP="008D081D">
      <w:pPr>
        <w:rPr>
          <w:rFonts w:ascii="Calibri Light" w:hAnsi="Calibri Light"/>
          <w:color w:val="000000" w:themeColor="text1"/>
          <w:sz w:val="22"/>
          <w:szCs w:val="22"/>
        </w:rPr>
      </w:pPr>
    </w:p>
    <w:p w14:paraId="697394BA" w14:textId="77777777" w:rsidR="000F6BC5" w:rsidRDefault="000F6BC5" w:rsidP="008D081D">
      <w:pPr>
        <w:rPr>
          <w:rFonts w:ascii="Calibri Light" w:hAnsi="Calibri Light"/>
          <w:color w:val="000000" w:themeColor="text1"/>
          <w:sz w:val="22"/>
          <w:szCs w:val="22"/>
        </w:rPr>
      </w:pPr>
    </w:p>
    <w:p w14:paraId="121D898D" w14:textId="77777777" w:rsidR="000F6BC5" w:rsidRDefault="000F6BC5" w:rsidP="008D081D">
      <w:pPr>
        <w:rPr>
          <w:rFonts w:ascii="Calibri Light" w:hAnsi="Calibri Light"/>
          <w:color w:val="000000" w:themeColor="text1"/>
          <w:sz w:val="22"/>
          <w:szCs w:val="22"/>
        </w:rPr>
      </w:pPr>
    </w:p>
    <w:p w14:paraId="37F5320B" w14:textId="77777777" w:rsidR="000F6BC5" w:rsidRDefault="000F6BC5" w:rsidP="008D081D">
      <w:pPr>
        <w:rPr>
          <w:rFonts w:ascii="Calibri Light" w:hAnsi="Calibri Light"/>
          <w:color w:val="000000" w:themeColor="text1"/>
          <w:sz w:val="22"/>
          <w:szCs w:val="22"/>
        </w:rPr>
      </w:pPr>
    </w:p>
    <w:p w14:paraId="548DB2FA" w14:textId="77777777" w:rsidR="000F6BC5" w:rsidRDefault="000F6BC5" w:rsidP="008D081D">
      <w:pPr>
        <w:rPr>
          <w:rFonts w:ascii="Calibri Light" w:hAnsi="Calibri Light"/>
          <w:b/>
          <w:sz w:val="22"/>
          <w:szCs w:val="22"/>
        </w:rPr>
      </w:pPr>
    </w:p>
    <w:p w14:paraId="5B17F8A3" w14:textId="77777777" w:rsidR="008D081D" w:rsidRDefault="003D7BC6" w:rsidP="008D081D">
      <w:pPr>
        <w:rPr>
          <w:rFonts w:ascii="Calibri Light" w:hAnsi="Calibri Light"/>
          <w:color w:val="000000" w:themeColor="text1"/>
          <w:sz w:val="22"/>
          <w:szCs w:val="22"/>
        </w:rPr>
      </w:pPr>
      <w:r w:rsidRPr="009A7E62">
        <w:rPr>
          <w:rFonts w:ascii="Calibri Light" w:hAnsi="Calibri Light"/>
          <w:b/>
          <w:sz w:val="22"/>
          <w:szCs w:val="22"/>
        </w:rPr>
        <w:t xml:space="preserve">Process </w:t>
      </w:r>
      <w:r w:rsidR="006F719C" w:rsidRPr="009A7E62">
        <w:rPr>
          <w:rFonts w:ascii="Calibri Light" w:hAnsi="Calibri Light"/>
          <w:b/>
          <w:sz w:val="22"/>
          <w:szCs w:val="22"/>
        </w:rPr>
        <w:t>Name:</w:t>
      </w:r>
      <w:r w:rsidRPr="00660D68">
        <w:rPr>
          <w:rFonts w:ascii="Calibri Light" w:hAnsi="Calibri Light"/>
          <w:sz w:val="22"/>
          <w:szCs w:val="22"/>
        </w:rPr>
        <w:t xml:space="preserve"> </w:t>
      </w:r>
      <w:r w:rsidRPr="00DD4CB9">
        <w:rPr>
          <w:rFonts w:ascii="Calibri Light" w:hAnsi="Calibri Light"/>
          <w:b/>
          <w:color w:val="000000" w:themeColor="text1"/>
          <w:sz w:val="22"/>
          <w:szCs w:val="22"/>
        </w:rPr>
        <w:t>PC GL Feed</w:t>
      </w:r>
      <w:r>
        <w:rPr>
          <w:rFonts w:ascii="Calibri Light" w:hAnsi="Calibri Light"/>
          <w:b/>
          <w:color w:val="000000" w:themeColor="text1"/>
          <w:sz w:val="22"/>
          <w:szCs w:val="22"/>
        </w:rPr>
        <w:t xml:space="preserve"> - </w:t>
      </w:r>
      <w:r w:rsidRPr="003D7BC6">
        <w:rPr>
          <w:rFonts w:ascii="Calibri Light" w:hAnsi="Calibri Light"/>
          <w:b/>
          <w:color w:val="000000" w:themeColor="text1"/>
          <w:sz w:val="22"/>
          <w:szCs w:val="22"/>
        </w:rPr>
        <w:t>HSBGL0CT</w:t>
      </w:r>
      <w:r>
        <w:rPr>
          <w:rFonts w:ascii="Calibri Light" w:hAnsi="Calibri Light"/>
          <w:b/>
          <w:color w:val="000000" w:themeColor="text1"/>
          <w:sz w:val="22"/>
          <w:szCs w:val="22"/>
        </w:rPr>
        <w:t>.sqr</w:t>
      </w:r>
    </w:p>
    <w:p w14:paraId="41AA5A8F" w14:textId="77777777" w:rsidR="008D081D" w:rsidRDefault="008D081D" w:rsidP="008D081D">
      <w:pPr>
        <w:rPr>
          <w:rFonts w:ascii="Calibri Light" w:hAnsi="Calibri Light"/>
          <w:color w:val="000000" w:themeColor="text1"/>
          <w:sz w:val="22"/>
          <w:szCs w:val="22"/>
        </w:rPr>
      </w:pPr>
      <w:r w:rsidRPr="0077753C">
        <w:rPr>
          <w:rFonts w:ascii="Calibri Light" w:hAnsi="Calibri Light"/>
          <w:b/>
          <w:color w:val="000000" w:themeColor="text1"/>
          <w:sz w:val="22"/>
          <w:szCs w:val="22"/>
        </w:rPr>
        <w:lastRenderedPageBreak/>
        <w:t>Run Control ID:</w:t>
      </w:r>
      <w:r>
        <w:rPr>
          <w:rFonts w:ascii="Calibri Light" w:hAnsi="Calibri Light"/>
          <w:color w:val="000000" w:themeColor="text1"/>
          <w:sz w:val="22"/>
          <w:szCs w:val="22"/>
        </w:rPr>
        <w:t xml:space="preserve"> GL002CT</w:t>
      </w:r>
    </w:p>
    <w:p w14:paraId="3F60F585" w14:textId="77777777" w:rsidR="008D081D" w:rsidRDefault="008D081D" w:rsidP="008D081D">
      <w:pPr>
        <w:rPr>
          <w:rFonts w:ascii="Calibri Light" w:hAnsi="Calibri Light"/>
          <w:color w:val="000000" w:themeColor="text1"/>
          <w:sz w:val="22"/>
          <w:szCs w:val="22"/>
        </w:rPr>
      </w:pPr>
    </w:p>
    <w:p w14:paraId="05B7B36E" w14:textId="77777777" w:rsidR="008D081D" w:rsidRDefault="008D081D" w:rsidP="008D081D">
      <w:pPr>
        <w:rPr>
          <w:rFonts w:ascii="Calibri Light" w:hAnsi="Calibri Light"/>
          <w:color w:val="000000" w:themeColor="text1"/>
          <w:sz w:val="22"/>
          <w:szCs w:val="22"/>
        </w:rPr>
      </w:pPr>
      <w:r>
        <w:rPr>
          <w:noProof/>
          <w:lang w:val="en-IN" w:eastAsia="en-IN"/>
        </w:rPr>
        <w:drawing>
          <wp:inline distT="0" distB="0" distL="0" distR="0" wp14:anchorId="02496934" wp14:editId="5555A83C">
            <wp:extent cx="6172200" cy="3924714"/>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75203" cy="3926623"/>
                    </a:xfrm>
                    <a:prstGeom prst="rect">
                      <a:avLst/>
                    </a:prstGeom>
                    <a:ln>
                      <a:solidFill>
                        <a:schemeClr val="accent1"/>
                      </a:solidFill>
                    </a:ln>
                  </pic:spPr>
                </pic:pic>
              </a:graphicData>
            </a:graphic>
          </wp:inline>
        </w:drawing>
      </w:r>
    </w:p>
    <w:p w14:paraId="736B3AB4" w14:textId="77777777" w:rsidR="008D081D" w:rsidRDefault="008D081D" w:rsidP="008D081D">
      <w:pPr>
        <w:rPr>
          <w:rFonts w:ascii="Calibri Light" w:hAnsi="Calibri Light"/>
          <w:color w:val="000000" w:themeColor="text1"/>
          <w:sz w:val="22"/>
          <w:szCs w:val="22"/>
        </w:rPr>
      </w:pPr>
    </w:p>
    <w:p w14:paraId="73B810FC" w14:textId="77777777" w:rsidR="008D081D" w:rsidRDefault="008D081D" w:rsidP="008D081D">
      <w:pPr>
        <w:rPr>
          <w:rFonts w:ascii="Calibri Light" w:hAnsi="Calibri Light"/>
          <w:b/>
          <w:color w:val="000000" w:themeColor="text1"/>
          <w:sz w:val="22"/>
          <w:szCs w:val="22"/>
        </w:rPr>
      </w:pPr>
      <w:r w:rsidRPr="00D1451E">
        <w:rPr>
          <w:rFonts w:ascii="Calibri Light" w:hAnsi="Calibri Light"/>
          <w:b/>
          <w:color w:val="000000" w:themeColor="text1"/>
          <w:sz w:val="22"/>
          <w:szCs w:val="22"/>
        </w:rPr>
        <w:t>Step 6</w:t>
      </w:r>
    </w:p>
    <w:p w14:paraId="77708EA7" w14:textId="77777777" w:rsidR="008D081D" w:rsidRDefault="008D081D" w:rsidP="008D081D">
      <w:pPr>
        <w:rPr>
          <w:rFonts w:ascii="Calibri Light" w:hAnsi="Calibri Light"/>
          <w:b/>
          <w:color w:val="000000" w:themeColor="text1"/>
          <w:sz w:val="22"/>
          <w:szCs w:val="22"/>
        </w:rPr>
      </w:pPr>
    </w:p>
    <w:p w14:paraId="341D874B" w14:textId="77777777" w:rsidR="008D081D" w:rsidRDefault="003D7BC6" w:rsidP="008D081D">
      <w:pPr>
        <w:rPr>
          <w:rFonts w:ascii="Calibri Light" w:hAnsi="Calibri Light"/>
          <w:b/>
          <w:color w:val="000000" w:themeColor="text1"/>
          <w:sz w:val="22"/>
          <w:szCs w:val="22"/>
        </w:rPr>
      </w:pPr>
      <w:r w:rsidRPr="009A7E62">
        <w:rPr>
          <w:rFonts w:ascii="Calibri Light" w:hAnsi="Calibri Light"/>
          <w:b/>
          <w:sz w:val="22"/>
          <w:szCs w:val="22"/>
        </w:rPr>
        <w:t xml:space="preserve">Process </w:t>
      </w:r>
      <w:r w:rsidR="007F232E" w:rsidRPr="009A7E62">
        <w:rPr>
          <w:rFonts w:ascii="Calibri Light" w:hAnsi="Calibri Light"/>
          <w:b/>
          <w:sz w:val="22"/>
          <w:szCs w:val="22"/>
        </w:rPr>
        <w:t>Name:</w:t>
      </w:r>
      <w:r w:rsidRPr="00660D68">
        <w:rPr>
          <w:rFonts w:ascii="Calibri Light" w:hAnsi="Calibri Light"/>
          <w:sz w:val="22"/>
          <w:szCs w:val="22"/>
        </w:rPr>
        <w:t xml:space="preserve"> </w:t>
      </w:r>
      <w:r w:rsidR="008D081D" w:rsidRPr="0000452B">
        <w:rPr>
          <w:rFonts w:ascii="Calibri Light" w:hAnsi="Calibri Light"/>
          <w:b/>
          <w:color w:val="000000" w:themeColor="text1"/>
          <w:sz w:val="22"/>
          <w:szCs w:val="22"/>
        </w:rPr>
        <w:t>HSB PC Fiscal Year</w:t>
      </w:r>
      <w:r>
        <w:rPr>
          <w:rFonts w:ascii="Calibri Light" w:hAnsi="Calibri Light"/>
          <w:b/>
          <w:color w:val="000000" w:themeColor="text1"/>
          <w:sz w:val="22"/>
          <w:szCs w:val="22"/>
        </w:rPr>
        <w:t xml:space="preserve"> - </w:t>
      </w:r>
      <w:r w:rsidRPr="003D7BC6">
        <w:rPr>
          <w:rFonts w:ascii="Calibri Light" w:hAnsi="Calibri Light"/>
          <w:b/>
          <w:color w:val="000000" w:themeColor="text1"/>
          <w:sz w:val="22"/>
          <w:szCs w:val="22"/>
        </w:rPr>
        <w:t>HSB_PC_ALCMG</w:t>
      </w:r>
    </w:p>
    <w:p w14:paraId="6BDC0E01" w14:textId="77777777" w:rsidR="008D081D" w:rsidRDefault="008D081D" w:rsidP="008D081D">
      <w:pPr>
        <w:rPr>
          <w:rFonts w:ascii="Calibri Light" w:hAnsi="Calibri Light"/>
          <w:color w:val="000000" w:themeColor="text1"/>
          <w:sz w:val="22"/>
          <w:szCs w:val="22"/>
        </w:rPr>
      </w:pPr>
      <w:r>
        <w:rPr>
          <w:rFonts w:ascii="Calibri Light" w:hAnsi="Calibri Light"/>
          <w:b/>
          <w:color w:val="000000" w:themeColor="text1"/>
          <w:sz w:val="22"/>
          <w:szCs w:val="22"/>
        </w:rPr>
        <w:t>Run Control ID</w:t>
      </w:r>
      <w:r w:rsidR="00DA3F2B">
        <w:rPr>
          <w:rFonts w:ascii="Calibri Light" w:hAnsi="Calibri Light"/>
          <w:b/>
          <w:color w:val="000000" w:themeColor="text1"/>
          <w:sz w:val="22"/>
          <w:szCs w:val="22"/>
        </w:rPr>
        <w:t>:</w:t>
      </w:r>
      <w:r w:rsidR="00DA3F2B" w:rsidRPr="007D687E">
        <w:rPr>
          <w:rFonts w:ascii="Calibri Light" w:hAnsi="Calibri Light"/>
          <w:color w:val="000000" w:themeColor="text1"/>
          <w:sz w:val="22"/>
          <w:szCs w:val="22"/>
        </w:rPr>
        <w:t xml:space="preserve"> MIGRATENEWAPP</w:t>
      </w:r>
    </w:p>
    <w:p w14:paraId="1BD3AC2B" w14:textId="13A08B3C" w:rsidR="00371FBC" w:rsidRDefault="00371FBC" w:rsidP="008D081D">
      <w:pPr>
        <w:rPr>
          <w:rFonts w:ascii="Calibri Light" w:hAnsi="Calibri Light"/>
          <w:color w:val="000000" w:themeColor="text1"/>
          <w:sz w:val="22"/>
          <w:szCs w:val="22"/>
        </w:rPr>
      </w:pPr>
      <w:r w:rsidRPr="002C4A79">
        <w:rPr>
          <w:rFonts w:ascii="Calibri Light" w:hAnsi="Calibri Light"/>
          <w:color w:val="000000" w:themeColor="text1"/>
          <w:sz w:val="22"/>
          <w:szCs w:val="22"/>
          <w:highlight w:val="yellow"/>
        </w:rPr>
        <w:t>This</w:t>
      </w:r>
      <w:r>
        <w:rPr>
          <w:rFonts w:ascii="Calibri Light" w:hAnsi="Calibri Light"/>
          <w:color w:val="000000" w:themeColor="text1"/>
          <w:sz w:val="22"/>
          <w:szCs w:val="22"/>
        </w:rPr>
        <w:t xml:space="preserve"> process is </w:t>
      </w:r>
      <w:r w:rsidR="00140EA2">
        <w:rPr>
          <w:rFonts w:ascii="Calibri Light" w:hAnsi="Calibri Light"/>
          <w:color w:val="000000" w:themeColor="text1"/>
          <w:sz w:val="22"/>
          <w:szCs w:val="22"/>
        </w:rPr>
        <w:t>selecting data from HSB_PC_</w:t>
      </w:r>
      <w:r w:rsidR="00EC7787">
        <w:rPr>
          <w:rFonts w:ascii="Calibri Light" w:hAnsi="Calibri Light"/>
          <w:color w:val="000000" w:themeColor="text1"/>
          <w:sz w:val="22"/>
          <w:szCs w:val="22"/>
        </w:rPr>
        <w:t>ALLOC table</w:t>
      </w:r>
      <w:r w:rsidR="00140EA2">
        <w:rPr>
          <w:rFonts w:ascii="Calibri Light" w:hAnsi="Calibri Light"/>
          <w:color w:val="000000" w:themeColor="text1"/>
          <w:sz w:val="22"/>
          <w:szCs w:val="22"/>
        </w:rPr>
        <w:t xml:space="preserve"> and inserts it </w:t>
      </w:r>
      <w:r>
        <w:rPr>
          <w:rFonts w:ascii="Calibri Light" w:hAnsi="Calibri Light"/>
          <w:color w:val="000000" w:themeColor="text1"/>
          <w:sz w:val="22"/>
          <w:szCs w:val="22"/>
        </w:rPr>
        <w:t>into HSB_PC_ALLOC99</w:t>
      </w:r>
      <w:r w:rsidR="00140EA2">
        <w:rPr>
          <w:rFonts w:ascii="Calibri Light" w:hAnsi="Calibri Light"/>
          <w:color w:val="000000" w:themeColor="text1"/>
          <w:sz w:val="22"/>
          <w:szCs w:val="22"/>
        </w:rPr>
        <w:t xml:space="preserve"> table</w:t>
      </w:r>
      <w:r w:rsidR="007F40D9">
        <w:rPr>
          <w:rFonts w:ascii="Calibri Light" w:hAnsi="Calibri Light"/>
          <w:color w:val="000000" w:themeColor="text1"/>
          <w:sz w:val="22"/>
          <w:szCs w:val="22"/>
        </w:rPr>
        <w:t xml:space="preserve"> based on certain criteria</w:t>
      </w:r>
      <w:r w:rsidR="00140EA2">
        <w:rPr>
          <w:rFonts w:ascii="Calibri Light" w:hAnsi="Calibri Light"/>
          <w:color w:val="000000" w:themeColor="text1"/>
          <w:sz w:val="22"/>
          <w:szCs w:val="22"/>
        </w:rPr>
        <w:t xml:space="preserve">.    </w:t>
      </w:r>
    </w:p>
    <w:p w14:paraId="3F5463DA" w14:textId="77777777" w:rsidR="00371FBC" w:rsidRPr="0000452B" w:rsidRDefault="00371FBC" w:rsidP="008D081D">
      <w:pPr>
        <w:rPr>
          <w:rFonts w:ascii="Calibri Light" w:hAnsi="Calibri Light"/>
          <w:b/>
          <w:color w:val="000000" w:themeColor="text1"/>
          <w:sz w:val="22"/>
          <w:szCs w:val="22"/>
        </w:rPr>
      </w:pPr>
    </w:p>
    <w:p w14:paraId="74121A52" w14:textId="77777777" w:rsidR="008D081D" w:rsidRDefault="008D081D" w:rsidP="008D081D">
      <w:pPr>
        <w:rPr>
          <w:rFonts w:ascii="Calibri Light" w:hAnsi="Calibri Light"/>
          <w:color w:val="000000" w:themeColor="text1"/>
          <w:sz w:val="22"/>
          <w:szCs w:val="22"/>
        </w:rPr>
      </w:pPr>
      <w:r>
        <w:rPr>
          <w:noProof/>
          <w:lang w:val="en-IN" w:eastAsia="en-IN"/>
        </w:rPr>
        <w:lastRenderedPageBreak/>
        <w:drawing>
          <wp:inline distT="0" distB="0" distL="0" distR="0" wp14:anchorId="5223F66A" wp14:editId="48B13193">
            <wp:extent cx="6200775" cy="3198639"/>
            <wp:effectExtent l="19050" t="19050" r="9525" b="2095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17157" cy="3207089"/>
                    </a:xfrm>
                    <a:prstGeom prst="rect">
                      <a:avLst/>
                    </a:prstGeom>
                    <a:ln>
                      <a:solidFill>
                        <a:schemeClr val="accent1"/>
                      </a:solidFill>
                    </a:ln>
                  </pic:spPr>
                </pic:pic>
              </a:graphicData>
            </a:graphic>
          </wp:inline>
        </w:drawing>
      </w:r>
    </w:p>
    <w:p w14:paraId="6FF69A37" w14:textId="77777777" w:rsidR="001C3622" w:rsidRDefault="001C3622" w:rsidP="008D081D">
      <w:pPr>
        <w:rPr>
          <w:rFonts w:ascii="Calibri Light" w:hAnsi="Calibri Light"/>
          <w:color w:val="000000" w:themeColor="text1"/>
          <w:sz w:val="22"/>
          <w:szCs w:val="22"/>
        </w:rPr>
      </w:pPr>
    </w:p>
    <w:p w14:paraId="185EDF82" w14:textId="77777777" w:rsidR="00B75D7D" w:rsidRDefault="00B75D7D" w:rsidP="008D081D">
      <w:pPr>
        <w:rPr>
          <w:rFonts w:ascii="Calibri Light" w:hAnsi="Calibri Light"/>
          <w:b/>
          <w:color w:val="000000" w:themeColor="text1"/>
          <w:sz w:val="22"/>
          <w:szCs w:val="22"/>
        </w:rPr>
      </w:pPr>
      <w:r w:rsidRPr="009A7E62">
        <w:rPr>
          <w:rFonts w:ascii="Calibri Light" w:hAnsi="Calibri Light"/>
          <w:b/>
          <w:sz w:val="22"/>
          <w:szCs w:val="22"/>
        </w:rPr>
        <w:t xml:space="preserve">Process </w:t>
      </w:r>
      <w:r w:rsidR="00C24628" w:rsidRPr="009A7E62">
        <w:rPr>
          <w:rFonts w:ascii="Calibri Light" w:hAnsi="Calibri Light"/>
          <w:b/>
          <w:sz w:val="22"/>
          <w:szCs w:val="22"/>
        </w:rPr>
        <w:t>Name:</w:t>
      </w:r>
      <w:r w:rsidRPr="00660D68">
        <w:rPr>
          <w:rFonts w:ascii="Calibri Light" w:hAnsi="Calibri Light"/>
          <w:sz w:val="22"/>
          <w:szCs w:val="22"/>
        </w:rPr>
        <w:t xml:space="preserve"> </w:t>
      </w:r>
      <w:r>
        <w:rPr>
          <w:rFonts w:ascii="Calibri Light" w:hAnsi="Calibri Light"/>
          <w:b/>
          <w:color w:val="000000" w:themeColor="text1"/>
          <w:sz w:val="22"/>
          <w:szCs w:val="22"/>
        </w:rPr>
        <w:t xml:space="preserve">Load to GL Prep Process – </w:t>
      </w:r>
      <w:proofErr w:type="spellStart"/>
      <w:r w:rsidRPr="00B75D7D">
        <w:rPr>
          <w:rFonts w:ascii="Calibri Light" w:hAnsi="Calibri Light"/>
          <w:b/>
          <w:color w:val="000000" w:themeColor="text1"/>
          <w:sz w:val="22"/>
          <w:szCs w:val="22"/>
        </w:rPr>
        <w:t>HSBSVCRT</w:t>
      </w:r>
      <w:r>
        <w:rPr>
          <w:rFonts w:ascii="Calibri Light" w:hAnsi="Calibri Light"/>
          <w:b/>
          <w:color w:val="000000" w:themeColor="text1"/>
          <w:sz w:val="22"/>
          <w:szCs w:val="22"/>
        </w:rPr>
        <w:t>.sqr</w:t>
      </w:r>
      <w:proofErr w:type="spellEnd"/>
      <w:r>
        <w:rPr>
          <w:rFonts w:ascii="Calibri Light" w:hAnsi="Calibri Light"/>
          <w:b/>
          <w:color w:val="000000" w:themeColor="text1"/>
          <w:sz w:val="22"/>
          <w:szCs w:val="22"/>
        </w:rPr>
        <w:t>/</w:t>
      </w:r>
      <w:r w:rsidRPr="00B75D7D">
        <w:t xml:space="preserve"> </w:t>
      </w:r>
      <w:r w:rsidRPr="00B75D7D">
        <w:rPr>
          <w:rFonts w:ascii="Calibri Light" w:hAnsi="Calibri Light"/>
          <w:b/>
          <w:color w:val="000000" w:themeColor="text1"/>
          <w:sz w:val="22"/>
          <w:szCs w:val="22"/>
        </w:rPr>
        <w:t>HSBSVAL2.sqr</w:t>
      </w:r>
    </w:p>
    <w:p w14:paraId="0AB13980" w14:textId="77777777" w:rsidR="008D081D" w:rsidRDefault="00B75D7D" w:rsidP="008D081D">
      <w:pPr>
        <w:rPr>
          <w:rFonts w:ascii="Calibri Light" w:hAnsi="Calibri Light"/>
          <w:b/>
          <w:color w:val="000000" w:themeColor="text1"/>
          <w:sz w:val="22"/>
          <w:szCs w:val="22"/>
        </w:rPr>
      </w:pPr>
      <w:r>
        <w:rPr>
          <w:rFonts w:ascii="Calibri Light" w:hAnsi="Calibri Light"/>
          <w:b/>
          <w:color w:val="000000" w:themeColor="text1"/>
          <w:sz w:val="22"/>
          <w:szCs w:val="22"/>
        </w:rPr>
        <w:t xml:space="preserve">Run Control </w:t>
      </w:r>
      <w:r w:rsidR="00C24628">
        <w:rPr>
          <w:rFonts w:ascii="Calibri Light" w:hAnsi="Calibri Light"/>
          <w:b/>
          <w:color w:val="000000" w:themeColor="text1"/>
          <w:sz w:val="22"/>
          <w:szCs w:val="22"/>
        </w:rPr>
        <w:t>ID:</w:t>
      </w:r>
      <w:r>
        <w:rPr>
          <w:rFonts w:ascii="Calibri Light" w:hAnsi="Calibri Light"/>
          <w:b/>
          <w:color w:val="000000" w:themeColor="text1"/>
          <w:sz w:val="22"/>
          <w:szCs w:val="22"/>
        </w:rPr>
        <w:t xml:space="preserve"> DEPTRATE</w:t>
      </w:r>
    </w:p>
    <w:p w14:paraId="4BF78A9D" w14:textId="77777777" w:rsidR="0079155C" w:rsidRDefault="0079155C" w:rsidP="0079155C">
      <w:pPr>
        <w:rPr>
          <w:rFonts w:ascii="Calibri Light" w:hAnsi="Calibri Light"/>
          <w:color w:val="000000" w:themeColor="text1"/>
          <w:sz w:val="22"/>
          <w:szCs w:val="22"/>
        </w:rPr>
      </w:pPr>
      <w:r>
        <w:rPr>
          <w:rFonts w:ascii="Calibri Light" w:hAnsi="Calibri Light"/>
          <w:color w:val="000000" w:themeColor="text1"/>
          <w:sz w:val="22"/>
          <w:szCs w:val="22"/>
        </w:rPr>
        <w:t xml:space="preserve">This process is for Department </w:t>
      </w:r>
      <w:r w:rsidRPr="00285CE2">
        <w:rPr>
          <w:rFonts w:ascii="Calibri Light" w:hAnsi="Calibri Light"/>
          <w:color w:val="000000" w:themeColor="text1"/>
          <w:sz w:val="22"/>
          <w:szCs w:val="22"/>
        </w:rPr>
        <w:t>role</w:t>
      </w:r>
      <w:r>
        <w:rPr>
          <w:rFonts w:ascii="Calibri Light" w:hAnsi="Calibri Light"/>
          <w:color w:val="000000" w:themeColor="text1"/>
          <w:sz w:val="22"/>
          <w:szCs w:val="22"/>
        </w:rPr>
        <w:t xml:space="preserve"> upgrade. This is an SQR process</w:t>
      </w:r>
      <w:r w:rsidR="00024CDD">
        <w:rPr>
          <w:rFonts w:ascii="Calibri Light" w:hAnsi="Calibri Light"/>
          <w:color w:val="000000" w:themeColor="text1"/>
          <w:sz w:val="22"/>
          <w:szCs w:val="22"/>
        </w:rPr>
        <w:t xml:space="preserve"> and i</w:t>
      </w:r>
      <w:r>
        <w:rPr>
          <w:rFonts w:ascii="Calibri Light" w:hAnsi="Calibri Light"/>
          <w:color w:val="000000" w:themeColor="text1"/>
          <w:sz w:val="22"/>
          <w:szCs w:val="22"/>
        </w:rPr>
        <w:t xml:space="preserve">t reads the tree data, process </w:t>
      </w:r>
      <w:r w:rsidR="00024CDD">
        <w:rPr>
          <w:rFonts w:ascii="Calibri Light" w:hAnsi="Calibri Light"/>
          <w:color w:val="000000" w:themeColor="text1"/>
          <w:sz w:val="22"/>
          <w:szCs w:val="22"/>
        </w:rPr>
        <w:t>it</w:t>
      </w:r>
      <w:r>
        <w:rPr>
          <w:rFonts w:ascii="Calibri Light" w:hAnsi="Calibri Light"/>
          <w:color w:val="000000" w:themeColor="text1"/>
          <w:sz w:val="22"/>
          <w:szCs w:val="22"/>
        </w:rPr>
        <w:t xml:space="preserve"> and update it in some record.</w:t>
      </w:r>
    </w:p>
    <w:p w14:paraId="494A86C4" w14:textId="77777777" w:rsidR="004757D8" w:rsidRDefault="004757D8" w:rsidP="0079155C">
      <w:pPr>
        <w:rPr>
          <w:rFonts w:ascii="Calibri Light" w:hAnsi="Calibri Light"/>
          <w:color w:val="000000" w:themeColor="text1"/>
          <w:sz w:val="22"/>
          <w:szCs w:val="22"/>
        </w:rPr>
      </w:pPr>
    </w:p>
    <w:p w14:paraId="728D7BD4" w14:textId="77777777" w:rsidR="008D081D" w:rsidRDefault="008D081D" w:rsidP="008D081D">
      <w:pPr>
        <w:rPr>
          <w:rFonts w:ascii="Calibri Light" w:hAnsi="Calibri Light"/>
          <w:color w:val="000000" w:themeColor="text1"/>
          <w:sz w:val="22"/>
          <w:szCs w:val="22"/>
        </w:rPr>
      </w:pPr>
    </w:p>
    <w:p w14:paraId="38D46934" w14:textId="77777777" w:rsidR="008D081D" w:rsidRDefault="008D081D" w:rsidP="008D081D">
      <w:pPr>
        <w:rPr>
          <w:rFonts w:ascii="Calibri Light" w:hAnsi="Calibri Light"/>
          <w:color w:val="000000" w:themeColor="text1"/>
          <w:sz w:val="22"/>
          <w:szCs w:val="22"/>
        </w:rPr>
      </w:pPr>
      <w:r>
        <w:rPr>
          <w:noProof/>
          <w:lang w:val="en-IN" w:eastAsia="en-IN"/>
        </w:rPr>
        <w:drawing>
          <wp:inline distT="0" distB="0" distL="0" distR="0" wp14:anchorId="50C7B1EA" wp14:editId="18012BDC">
            <wp:extent cx="6010275" cy="3874770"/>
            <wp:effectExtent l="19050" t="19050" r="28575" b="1143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51483" cy="3901336"/>
                    </a:xfrm>
                    <a:prstGeom prst="rect">
                      <a:avLst/>
                    </a:prstGeom>
                    <a:ln>
                      <a:solidFill>
                        <a:schemeClr val="accent1"/>
                      </a:solidFill>
                    </a:ln>
                  </pic:spPr>
                </pic:pic>
              </a:graphicData>
            </a:graphic>
          </wp:inline>
        </w:drawing>
      </w:r>
    </w:p>
    <w:p w14:paraId="47D4CD07" w14:textId="77777777" w:rsidR="008D081D" w:rsidRDefault="008D081D" w:rsidP="008D081D">
      <w:pPr>
        <w:rPr>
          <w:rFonts w:ascii="Calibri Light" w:hAnsi="Calibri Light"/>
          <w:color w:val="000000" w:themeColor="text1"/>
          <w:sz w:val="22"/>
          <w:szCs w:val="22"/>
        </w:rPr>
      </w:pPr>
    </w:p>
    <w:p w14:paraId="49CA56EA" w14:textId="77777777" w:rsidR="0055783D" w:rsidRDefault="0055783D" w:rsidP="008D081D">
      <w:pPr>
        <w:rPr>
          <w:rFonts w:ascii="Calibri Light" w:hAnsi="Calibri Light"/>
          <w:color w:val="000000" w:themeColor="text1"/>
          <w:sz w:val="22"/>
          <w:szCs w:val="22"/>
        </w:rPr>
      </w:pPr>
    </w:p>
    <w:p w14:paraId="5C0678F4" w14:textId="77777777" w:rsidR="008D081D" w:rsidRDefault="00B75D7D" w:rsidP="008D081D">
      <w:pPr>
        <w:rPr>
          <w:rFonts w:ascii="Calibri Light" w:hAnsi="Calibri Light"/>
          <w:b/>
          <w:color w:val="000000" w:themeColor="text1"/>
          <w:sz w:val="22"/>
          <w:szCs w:val="22"/>
        </w:rPr>
      </w:pPr>
      <w:r w:rsidRPr="009A7E62">
        <w:rPr>
          <w:rFonts w:ascii="Calibri Light" w:hAnsi="Calibri Light"/>
          <w:b/>
          <w:sz w:val="22"/>
          <w:szCs w:val="22"/>
        </w:rPr>
        <w:lastRenderedPageBreak/>
        <w:t xml:space="preserve">Process </w:t>
      </w:r>
      <w:r w:rsidR="00855394" w:rsidRPr="009A7E62">
        <w:rPr>
          <w:rFonts w:ascii="Calibri Light" w:hAnsi="Calibri Light"/>
          <w:b/>
          <w:sz w:val="22"/>
          <w:szCs w:val="22"/>
        </w:rPr>
        <w:t>Name:</w:t>
      </w:r>
      <w:r w:rsidRPr="00660D68">
        <w:rPr>
          <w:rFonts w:ascii="Calibri Light" w:hAnsi="Calibri Light"/>
          <w:sz w:val="22"/>
          <w:szCs w:val="22"/>
        </w:rPr>
        <w:t xml:space="preserve"> </w:t>
      </w:r>
      <w:r>
        <w:rPr>
          <w:rFonts w:ascii="Calibri Light" w:hAnsi="Calibri Light"/>
          <w:b/>
          <w:color w:val="000000" w:themeColor="text1"/>
          <w:sz w:val="22"/>
          <w:szCs w:val="22"/>
        </w:rPr>
        <w:t xml:space="preserve">Load SVA records – </w:t>
      </w:r>
      <w:proofErr w:type="spellStart"/>
      <w:r w:rsidRPr="00B75D7D">
        <w:rPr>
          <w:rFonts w:ascii="Calibri Light" w:hAnsi="Calibri Light"/>
          <w:b/>
          <w:color w:val="000000" w:themeColor="text1"/>
          <w:sz w:val="22"/>
          <w:szCs w:val="22"/>
        </w:rPr>
        <w:t>HSBSVA</w:t>
      </w:r>
      <w:r>
        <w:rPr>
          <w:rFonts w:ascii="Calibri Light" w:hAnsi="Calibri Light"/>
          <w:b/>
          <w:color w:val="000000" w:themeColor="text1"/>
          <w:sz w:val="22"/>
          <w:szCs w:val="22"/>
        </w:rPr>
        <w:t>.sqr</w:t>
      </w:r>
      <w:proofErr w:type="spellEnd"/>
      <w:r w:rsidR="008D081D" w:rsidRPr="00953AD7">
        <w:rPr>
          <w:rFonts w:ascii="Calibri Light" w:hAnsi="Calibri Light"/>
          <w:b/>
          <w:color w:val="000000" w:themeColor="text1"/>
          <w:sz w:val="22"/>
          <w:szCs w:val="22"/>
        </w:rPr>
        <w:t xml:space="preserve"> </w:t>
      </w:r>
    </w:p>
    <w:p w14:paraId="7F5B20AC" w14:textId="77777777" w:rsidR="00B75D7D" w:rsidRDefault="00B75D7D" w:rsidP="008D081D">
      <w:pPr>
        <w:rPr>
          <w:rFonts w:ascii="Calibri Light" w:hAnsi="Calibri Light"/>
          <w:b/>
          <w:color w:val="000000" w:themeColor="text1"/>
          <w:sz w:val="22"/>
          <w:szCs w:val="22"/>
        </w:rPr>
      </w:pPr>
      <w:r>
        <w:rPr>
          <w:rFonts w:ascii="Calibri Light" w:hAnsi="Calibri Light"/>
          <w:b/>
          <w:color w:val="000000" w:themeColor="text1"/>
          <w:sz w:val="22"/>
          <w:szCs w:val="22"/>
        </w:rPr>
        <w:t xml:space="preserve">Run Control </w:t>
      </w:r>
      <w:r w:rsidR="00855394">
        <w:rPr>
          <w:rFonts w:ascii="Calibri Light" w:hAnsi="Calibri Light"/>
          <w:b/>
          <w:color w:val="000000" w:themeColor="text1"/>
          <w:sz w:val="22"/>
          <w:szCs w:val="22"/>
        </w:rPr>
        <w:t>ID:</w:t>
      </w:r>
      <w:r>
        <w:rPr>
          <w:rFonts w:ascii="Calibri Light" w:hAnsi="Calibri Light"/>
          <w:b/>
          <w:color w:val="000000" w:themeColor="text1"/>
          <w:sz w:val="22"/>
          <w:szCs w:val="22"/>
        </w:rPr>
        <w:t xml:space="preserve"> SVARUN</w:t>
      </w:r>
    </w:p>
    <w:p w14:paraId="263B0F31" w14:textId="044C7A38" w:rsidR="00A57566" w:rsidRDefault="00A57566" w:rsidP="008D081D">
      <w:pPr>
        <w:rPr>
          <w:rFonts w:ascii="Calibri Light" w:hAnsi="Calibri Light"/>
          <w:color w:val="000000" w:themeColor="text1"/>
          <w:sz w:val="22"/>
          <w:szCs w:val="22"/>
        </w:rPr>
      </w:pPr>
      <w:r w:rsidRPr="002045E5">
        <w:rPr>
          <w:rFonts w:ascii="Calibri Light" w:hAnsi="Calibri Light"/>
          <w:color w:val="000000" w:themeColor="text1"/>
          <w:sz w:val="22"/>
          <w:szCs w:val="22"/>
          <w:highlight w:val="yellow"/>
        </w:rPr>
        <w:t>This</w:t>
      </w:r>
      <w:r w:rsidRPr="00A57566">
        <w:rPr>
          <w:rFonts w:ascii="Calibri Light" w:hAnsi="Calibri Light"/>
          <w:color w:val="000000" w:themeColor="text1"/>
          <w:sz w:val="22"/>
          <w:szCs w:val="22"/>
        </w:rPr>
        <w:t xml:space="preserve"> process selects data from PS_PROJ_RESOURCE table, Process it and updates the resource status field</w:t>
      </w:r>
      <w:r w:rsidR="00B943B0">
        <w:rPr>
          <w:rFonts w:ascii="Calibri Light" w:hAnsi="Calibri Light"/>
          <w:color w:val="000000" w:themeColor="text1"/>
          <w:sz w:val="22"/>
          <w:szCs w:val="22"/>
        </w:rPr>
        <w:t xml:space="preserve"> in PS_PROJ_RESOURCE table.</w:t>
      </w:r>
    </w:p>
    <w:p w14:paraId="31E77C96" w14:textId="77777777" w:rsidR="004E22B5" w:rsidRPr="00A57566" w:rsidRDefault="004E22B5" w:rsidP="008D081D">
      <w:pPr>
        <w:rPr>
          <w:rFonts w:ascii="Calibri Light" w:hAnsi="Calibri Light"/>
          <w:color w:val="000000" w:themeColor="text1"/>
          <w:sz w:val="22"/>
          <w:szCs w:val="22"/>
        </w:rPr>
      </w:pPr>
    </w:p>
    <w:p w14:paraId="6601663C" w14:textId="77777777" w:rsidR="008D081D" w:rsidRDefault="008D081D" w:rsidP="008D081D">
      <w:pPr>
        <w:rPr>
          <w:rFonts w:ascii="Calibri Light" w:hAnsi="Calibri Light"/>
          <w:b/>
          <w:color w:val="000000" w:themeColor="text1"/>
          <w:sz w:val="22"/>
          <w:szCs w:val="22"/>
        </w:rPr>
      </w:pPr>
      <w:r>
        <w:rPr>
          <w:noProof/>
          <w:lang w:val="en-IN" w:eastAsia="en-IN"/>
        </w:rPr>
        <w:drawing>
          <wp:inline distT="0" distB="0" distL="0" distR="0" wp14:anchorId="7FFC6631" wp14:editId="10E96CC0">
            <wp:extent cx="6181725" cy="3690777"/>
            <wp:effectExtent l="19050" t="19050" r="9525" b="2413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087" cy="3694575"/>
                    </a:xfrm>
                    <a:prstGeom prst="rect">
                      <a:avLst/>
                    </a:prstGeom>
                    <a:ln>
                      <a:solidFill>
                        <a:schemeClr val="accent1"/>
                      </a:solidFill>
                    </a:ln>
                  </pic:spPr>
                </pic:pic>
              </a:graphicData>
            </a:graphic>
          </wp:inline>
        </w:drawing>
      </w:r>
    </w:p>
    <w:p w14:paraId="5EBC0075" w14:textId="77777777" w:rsidR="008D081D" w:rsidRDefault="008D081D" w:rsidP="008D081D">
      <w:pPr>
        <w:rPr>
          <w:rFonts w:ascii="Calibri Light" w:hAnsi="Calibri Light"/>
          <w:b/>
          <w:color w:val="000000" w:themeColor="text1"/>
          <w:sz w:val="22"/>
          <w:szCs w:val="22"/>
        </w:rPr>
      </w:pPr>
    </w:p>
    <w:p w14:paraId="6D6A8196" w14:textId="77777777" w:rsidR="00B75D7D" w:rsidRDefault="00B75D7D" w:rsidP="00B75D7D">
      <w:pPr>
        <w:rPr>
          <w:rFonts w:ascii="Calibri Light" w:hAnsi="Calibri Light"/>
          <w:b/>
          <w:color w:val="000000" w:themeColor="text1"/>
          <w:sz w:val="22"/>
          <w:szCs w:val="22"/>
        </w:rPr>
      </w:pPr>
      <w:r w:rsidRPr="009A7E62">
        <w:rPr>
          <w:rFonts w:ascii="Calibri Light" w:hAnsi="Calibri Light"/>
          <w:b/>
          <w:sz w:val="22"/>
          <w:szCs w:val="22"/>
        </w:rPr>
        <w:t xml:space="preserve">Process </w:t>
      </w:r>
      <w:r w:rsidR="001E5A1B" w:rsidRPr="009A7E62">
        <w:rPr>
          <w:rFonts w:ascii="Calibri Light" w:hAnsi="Calibri Light"/>
          <w:b/>
          <w:sz w:val="22"/>
          <w:szCs w:val="22"/>
        </w:rPr>
        <w:t>Name:</w:t>
      </w:r>
      <w:r w:rsidRPr="00660D68">
        <w:rPr>
          <w:rFonts w:ascii="Calibri Light" w:hAnsi="Calibri Light"/>
          <w:sz w:val="22"/>
          <w:szCs w:val="22"/>
        </w:rPr>
        <w:t xml:space="preserve"> </w:t>
      </w:r>
      <w:r>
        <w:rPr>
          <w:rFonts w:ascii="Calibri Light" w:hAnsi="Calibri Light"/>
          <w:b/>
          <w:color w:val="000000" w:themeColor="text1"/>
          <w:sz w:val="22"/>
          <w:szCs w:val="22"/>
        </w:rPr>
        <w:t xml:space="preserve">Create allocation Trigger file – </w:t>
      </w:r>
      <w:proofErr w:type="spellStart"/>
      <w:r w:rsidRPr="00B75D7D">
        <w:rPr>
          <w:rFonts w:ascii="Calibri Light" w:hAnsi="Calibri Light"/>
          <w:b/>
          <w:color w:val="000000" w:themeColor="text1"/>
          <w:sz w:val="22"/>
          <w:szCs w:val="22"/>
        </w:rPr>
        <w:t>HSBPCTRG</w:t>
      </w:r>
      <w:r>
        <w:rPr>
          <w:rFonts w:ascii="Calibri Light" w:hAnsi="Calibri Light"/>
          <w:b/>
          <w:color w:val="000000" w:themeColor="text1"/>
          <w:sz w:val="22"/>
          <w:szCs w:val="22"/>
        </w:rPr>
        <w:t>.sqr</w:t>
      </w:r>
      <w:proofErr w:type="spellEnd"/>
      <w:r w:rsidRPr="00953AD7">
        <w:rPr>
          <w:rFonts w:ascii="Calibri Light" w:hAnsi="Calibri Light"/>
          <w:b/>
          <w:color w:val="000000" w:themeColor="text1"/>
          <w:sz w:val="22"/>
          <w:szCs w:val="22"/>
        </w:rPr>
        <w:t xml:space="preserve"> </w:t>
      </w:r>
    </w:p>
    <w:p w14:paraId="29FA45B7" w14:textId="77777777" w:rsidR="00B75D7D" w:rsidRDefault="00B75D7D" w:rsidP="00B75D7D">
      <w:pPr>
        <w:rPr>
          <w:rFonts w:ascii="Calibri Light" w:hAnsi="Calibri Light"/>
          <w:b/>
          <w:color w:val="000000" w:themeColor="text1"/>
          <w:sz w:val="22"/>
          <w:szCs w:val="22"/>
        </w:rPr>
      </w:pPr>
      <w:r>
        <w:rPr>
          <w:rFonts w:ascii="Calibri Light" w:hAnsi="Calibri Light"/>
          <w:b/>
          <w:color w:val="000000" w:themeColor="text1"/>
          <w:sz w:val="22"/>
          <w:szCs w:val="22"/>
        </w:rPr>
        <w:t xml:space="preserve">Run Control </w:t>
      </w:r>
      <w:r w:rsidR="001E5A1B">
        <w:rPr>
          <w:rFonts w:ascii="Calibri Light" w:hAnsi="Calibri Light"/>
          <w:b/>
          <w:color w:val="000000" w:themeColor="text1"/>
          <w:sz w:val="22"/>
          <w:szCs w:val="22"/>
        </w:rPr>
        <w:t>ID:</w:t>
      </w:r>
      <w:r>
        <w:rPr>
          <w:rFonts w:ascii="Calibri Light" w:hAnsi="Calibri Light"/>
          <w:b/>
          <w:color w:val="000000" w:themeColor="text1"/>
          <w:sz w:val="22"/>
          <w:szCs w:val="22"/>
        </w:rPr>
        <w:t xml:space="preserve"> SVARUN</w:t>
      </w:r>
    </w:p>
    <w:p w14:paraId="01513874" w14:textId="77777777" w:rsidR="00FF6219" w:rsidRPr="007C10FF" w:rsidRDefault="00FF6219" w:rsidP="008D081D">
      <w:pPr>
        <w:rPr>
          <w:rFonts w:ascii="Calibri Light" w:hAnsi="Calibri Light"/>
          <w:color w:val="000000" w:themeColor="text1"/>
          <w:sz w:val="22"/>
          <w:szCs w:val="22"/>
        </w:rPr>
      </w:pPr>
    </w:p>
    <w:p w14:paraId="23EF6BBF" w14:textId="77777777" w:rsidR="008D081D" w:rsidRDefault="008D081D" w:rsidP="008D081D">
      <w:pPr>
        <w:rPr>
          <w:rFonts w:ascii="Calibri Light" w:hAnsi="Calibri Light"/>
          <w:b/>
          <w:color w:val="000000" w:themeColor="text1"/>
          <w:sz w:val="22"/>
          <w:szCs w:val="22"/>
        </w:rPr>
      </w:pPr>
      <w:r>
        <w:rPr>
          <w:noProof/>
          <w:lang w:val="en-IN" w:eastAsia="en-IN"/>
        </w:rPr>
        <w:lastRenderedPageBreak/>
        <w:drawing>
          <wp:inline distT="0" distB="0" distL="0" distR="0" wp14:anchorId="65FDBA78" wp14:editId="51E77AB0">
            <wp:extent cx="6219825" cy="4130063"/>
            <wp:effectExtent l="19050" t="19050" r="9525" b="2286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22546" cy="4131870"/>
                    </a:xfrm>
                    <a:prstGeom prst="rect">
                      <a:avLst/>
                    </a:prstGeom>
                    <a:ln>
                      <a:solidFill>
                        <a:schemeClr val="accent1"/>
                      </a:solidFill>
                    </a:ln>
                  </pic:spPr>
                </pic:pic>
              </a:graphicData>
            </a:graphic>
          </wp:inline>
        </w:drawing>
      </w:r>
    </w:p>
    <w:p w14:paraId="33053B4E" w14:textId="77777777" w:rsidR="008D081D" w:rsidRDefault="008D081D" w:rsidP="008D081D">
      <w:pPr>
        <w:rPr>
          <w:rFonts w:ascii="Calibri Light" w:hAnsi="Calibri Light"/>
          <w:b/>
          <w:color w:val="000000" w:themeColor="text1"/>
          <w:sz w:val="22"/>
          <w:szCs w:val="22"/>
        </w:rPr>
      </w:pPr>
    </w:p>
    <w:p w14:paraId="6AC0F829" w14:textId="77777777" w:rsidR="008D081D" w:rsidRDefault="008D081D" w:rsidP="008D081D">
      <w:pPr>
        <w:rPr>
          <w:rFonts w:ascii="Calibri Light" w:hAnsi="Calibri Light"/>
          <w:b/>
          <w:color w:val="000000" w:themeColor="text1"/>
          <w:sz w:val="22"/>
          <w:szCs w:val="22"/>
        </w:rPr>
      </w:pPr>
    </w:p>
    <w:p w14:paraId="07FD36C5" w14:textId="77777777" w:rsidR="00BC175E" w:rsidRDefault="00BC175E" w:rsidP="00BC175E">
      <w:pPr>
        <w:rPr>
          <w:rFonts w:ascii="Calibri Light" w:hAnsi="Calibri Light"/>
          <w:b/>
          <w:color w:val="000000" w:themeColor="text1"/>
          <w:sz w:val="22"/>
          <w:szCs w:val="22"/>
        </w:rPr>
      </w:pPr>
      <w:r>
        <w:rPr>
          <w:rFonts w:ascii="Calibri Light" w:hAnsi="Calibri Light"/>
          <w:b/>
          <w:color w:val="000000" w:themeColor="text1"/>
          <w:sz w:val="22"/>
          <w:szCs w:val="22"/>
        </w:rPr>
        <w:t>Scheduled Jobs in Tidal</w:t>
      </w:r>
      <w:r w:rsidR="001C77D3">
        <w:rPr>
          <w:rFonts w:ascii="Calibri Light" w:hAnsi="Calibri Light"/>
          <w:b/>
          <w:color w:val="000000" w:themeColor="text1"/>
          <w:sz w:val="22"/>
          <w:szCs w:val="22"/>
        </w:rPr>
        <w:t xml:space="preserve"> for allocation</w:t>
      </w:r>
    </w:p>
    <w:p w14:paraId="182AD4B9" w14:textId="77777777" w:rsidR="00AF0BA8" w:rsidRPr="00716C03" w:rsidRDefault="00276534" w:rsidP="008D081D">
      <w:pPr>
        <w:rPr>
          <w:rFonts w:ascii="Calibri Light" w:hAnsi="Calibri Light"/>
          <w:color w:val="000000" w:themeColor="text1"/>
          <w:sz w:val="22"/>
          <w:szCs w:val="22"/>
        </w:rPr>
      </w:pPr>
      <w:r>
        <w:rPr>
          <w:rFonts w:ascii="Calibri Light" w:hAnsi="Calibri Light"/>
          <w:color w:val="000000" w:themeColor="text1"/>
          <w:sz w:val="22"/>
          <w:szCs w:val="22"/>
        </w:rPr>
        <w:t xml:space="preserve">Most of the PC allocation job are scheduled in TIDAL. The job is file dependent &amp; kick off when business </w:t>
      </w:r>
      <w:r w:rsidR="00E744AB">
        <w:rPr>
          <w:rFonts w:ascii="Calibri Light" w:hAnsi="Calibri Light"/>
          <w:color w:val="000000" w:themeColor="text1"/>
          <w:sz w:val="22"/>
          <w:szCs w:val="22"/>
        </w:rPr>
        <w:t xml:space="preserve">team </w:t>
      </w:r>
      <w:r>
        <w:rPr>
          <w:rFonts w:ascii="Calibri Light" w:hAnsi="Calibri Light"/>
          <w:color w:val="000000" w:themeColor="text1"/>
          <w:sz w:val="22"/>
          <w:szCs w:val="22"/>
        </w:rPr>
        <w:t xml:space="preserve">run the process to create a trigger file for the job. </w:t>
      </w:r>
    </w:p>
    <w:p w14:paraId="3E2F76AD" w14:textId="77777777" w:rsidR="008D081D" w:rsidRDefault="008D081D" w:rsidP="008D081D">
      <w:pPr>
        <w:rPr>
          <w:rFonts w:ascii="Calibri Light" w:hAnsi="Calibri Light"/>
          <w:color w:val="000000" w:themeColor="text1"/>
          <w:sz w:val="22"/>
          <w:szCs w:val="22"/>
        </w:rPr>
      </w:pPr>
      <w:r w:rsidRPr="001C77D3">
        <w:rPr>
          <w:rFonts w:ascii="Calibri Light" w:hAnsi="Calibri Light"/>
          <w:color w:val="000000" w:themeColor="text1"/>
          <w:sz w:val="22"/>
          <w:szCs w:val="22"/>
        </w:rPr>
        <w:t>PC</w:t>
      </w:r>
      <w:r w:rsidR="00276534">
        <w:rPr>
          <w:rFonts w:ascii="Calibri Light" w:hAnsi="Calibri Light"/>
          <w:color w:val="000000" w:themeColor="text1"/>
          <w:sz w:val="22"/>
          <w:szCs w:val="22"/>
        </w:rPr>
        <w:t>_</w:t>
      </w:r>
      <w:r w:rsidRPr="001C77D3">
        <w:rPr>
          <w:rFonts w:ascii="Calibri Light" w:hAnsi="Calibri Light"/>
          <w:color w:val="000000" w:themeColor="text1"/>
          <w:sz w:val="22"/>
          <w:szCs w:val="22"/>
        </w:rPr>
        <w:t>ALLOCATION</w:t>
      </w:r>
    </w:p>
    <w:p w14:paraId="3DE8B0E7" w14:textId="77777777" w:rsidR="00FB7CB1" w:rsidRPr="001C77D3" w:rsidRDefault="00FB7CB1" w:rsidP="008D081D">
      <w:pPr>
        <w:rPr>
          <w:rFonts w:ascii="Calibri Light" w:hAnsi="Calibri Light"/>
          <w:color w:val="000000" w:themeColor="text1"/>
          <w:sz w:val="22"/>
          <w:szCs w:val="22"/>
        </w:rPr>
      </w:pPr>
    </w:p>
    <w:p w14:paraId="22D75088" w14:textId="77777777" w:rsidR="008D081D" w:rsidRDefault="008D081D" w:rsidP="008D081D">
      <w:pPr>
        <w:rPr>
          <w:rFonts w:ascii="Calibri Light" w:hAnsi="Calibri Light"/>
          <w:b/>
          <w:color w:val="000000" w:themeColor="text1"/>
          <w:sz w:val="22"/>
          <w:szCs w:val="22"/>
        </w:rPr>
      </w:pPr>
      <w:r>
        <w:rPr>
          <w:noProof/>
          <w:lang w:val="en-IN" w:eastAsia="en-IN"/>
        </w:rPr>
        <w:drawing>
          <wp:inline distT="0" distB="0" distL="0" distR="0" wp14:anchorId="385A9DC3" wp14:editId="076303EE">
            <wp:extent cx="5972810" cy="1029970"/>
            <wp:effectExtent l="19050" t="19050" r="27940" b="1778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810" cy="1029970"/>
                    </a:xfrm>
                    <a:prstGeom prst="rect">
                      <a:avLst/>
                    </a:prstGeom>
                    <a:ln>
                      <a:solidFill>
                        <a:schemeClr val="accent1"/>
                      </a:solidFill>
                    </a:ln>
                  </pic:spPr>
                </pic:pic>
              </a:graphicData>
            </a:graphic>
          </wp:inline>
        </w:drawing>
      </w:r>
    </w:p>
    <w:p w14:paraId="3939373D" w14:textId="77777777" w:rsidR="008D081D" w:rsidRDefault="008D081D" w:rsidP="008D081D">
      <w:pPr>
        <w:rPr>
          <w:rFonts w:ascii="Calibri Light" w:hAnsi="Calibri Light"/>
          <w:b/>
          <w:color w:val="000000" w:themeColor="text1"/>
          <w:sz w:val="22"/>
          <w:szCs w:val="22"/>
        </w:rPr>
      </w:pPr>
    </w:p>
    <w:p w14:paraId="63090416" w14:textId="77777777" w:rsidR="00BC175E" w:rsidRPr="001C77D3" w:rsidRDefault="00BC175E" w:rsidP="008D081D">
      <w:pPr>
        <w:rPr>
          <w:rFonts w:ascii="Calibri Light" w:hAnsi="Calibri Light"/>
          <w:color w:val="000000" w:themeColor="text1"/>
          <w:sz w:val="22"/>
          <w:szCs w:val="22"/>
        </w:rPr>
      </w:pPr>
      <w:r w:rsidRPr="001C77D3">
        <w:rPr>
          <w:rFonts w:ascii="Calibri Light" w:hAnsi="Calibri Light"/>
          <w:color w:val="000000" w:themeColor="text1"/>
          <w:sz w:val="22"/>
          <w:szCs w:val="22"/>
        </w:rPr>
        <w:t>PC RATE/SVA CREATION</w:t>
      </w:r>
    </w:p>
    <w:p w14:paraId="6BEEB387" w14:textId="77777777" w:rsidR="00FB7CB1" w:rsidRDefault="00FB7CB1" w:rsidP="008D081D">
      <w:pPr>
        <w:rPr>
          <w:noProof/>
        </w:rPr>
      </w:pPr>
    </w:p>
    <w:p w14:paraId="3F6A45B1" w14:textId="77777777" w:rsidR="008D081D" w:rsidRDefault="008D081D" w:rsidP="008D081D">
      <w:pPr>
        <w:rPr>
          <w:rFonts w:ascii="Calibri Light" w:hAnsi="Calibri Light"/>
          <w:b/>
          <w:color w:val="000000" w:themeColor="text1"/>
          <w:sz w:val="22"/>
          <w:szCs w:val="22"/>
        </w:rPr>
      </w:pPr>
      <w:r>
        <w:rPr>
          <w:noProof/>
          <w:lang w:val="en-IN" w:eastAsia="en-IN"/>
        </w:rPr>
        <w:drawing>
          <wp:inline distT="0" distB="0" distL="0" distR="0" wp14:anchorId="7C9A7CE0" wp14:editId="4DB59F26">
            <wp:extent cx="5972810" cy="629285"/>
            <wp:effectExtent l="19050" t="19050" r="27940" b="1841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810" cy="629285"/>
                    </a:xfrm>
                    <a:prstGeom prst="rect">
                      <a:avLst/>
                    </a:prstGeom>
                    <a:ln>
                      <a:solidFill>
                        <a:schemeClr val="accent1"/>
                      </a:solidFill>
                    </a:ln>
                  </pic:spPr>
                </pic:pic>
              </a:graphicData>
            </a:graphic>
          </wp:inline>
        </w:drawing>
      </w:r>
    </w:p>
    <w:p w14:paraId="6B0076AF" w14:textId="77777777" w:rsidR="008D081D" w:rsidRDefault="008D081D" w:rsidP="008D081D">
      <w:pPr>
        <w:rPr>
          <w:rFonts w:ascii="Calibri Light" w:hAnsi="Calibri Light"/>
          <w:b/>
          <w:color w:val="000000" w:themeColor="text1"/>
          <w:sz w:val="22"/>
          <w:szCs w:val="22"/>
        </w:rPr>
      </w:pPr>
    </w:p>
    <w:p w14:paraId="0BD5FA2F" w14:textId="77777777" w:rsidR="008D081D" w:rsidRPr="008D081D" w:rsidRDefault="008D081D" w:rsidP="008D081D">
      <w:pPr>
        <w:ind w:left="360"/>
      </w:pPr>
    </w:p>
    <w:p w14:paraId="2AEB920D" w14:textId="77777777" w:rsidR="00CF084C" w:rsidRDefault="00954E58" w:rsidP="00CF084C">
      <w:pPr>
        <w:rPr>
          <w:rFonts w:ascii="Helvetica" w:hAnsi="Helvetica" w:cs="Arial"/>
          <w:color w:val="333333"/>
          <w:sz w:val="21"/>
          <w:szCs w:val="21"/>
          <w:lang w:val="en"/>
        </w:rPr>
      </w:pPr>
      <w:r>
        <w:rPr>
          <w:rFonts w:ascii="Helvetica" w:hAnsi="Helvetica" w:cs="Arial"/>
          <w:color w:val="333333"/>
          <w:sz w:val="21"/>
          <w:szCs w:val="21"/>
          <w:lang w:val="en"/>
        </w:rPr>
        <w:tab/>
      </w:r>
    </w:p>
    <w:p w14:paraId="2A4EC04F" w14:textId="77777777" w:rsidR="00CF084C" w:rsidRDefault="00CF084C" w:rsidP="00CF084C">
      <w:pPr>
        <w:rPr>
          <w:rFonts w:ascii="Helvetica" w:hAnsi="Helvetica" w:cs="Arial"/>
          <w:color w:val="333333"/>
          <w:sz w:val="21"/>
          <w:szCs w:val="21"/>
          <w:lang w:val="en"/>
        </w:rPr>
      </w:pPr>
    </w:p>
    <w:p w14:paraId="2A346A65" w14:textId="77777777" w:rsidR="008F685D" w:rsidRDefault="00B95099" w:rsidP="000F6BC5">
      <w:pPr>
        <w:pStyle w:val="Heading1"/>
      </w:pPr>
      <w:bookmarkStart w:id="12" w:name="_Toc466378251"/>
      <w:r>
        <w:lastRenderedPageBreak/>
        <w:t>Interface</w:t>
      </w:r>
      <w:bookmarkEnd w:id="12"/>
    </w:p>
    <w:p w14:paraId="37E27A69" w14:textId="77777777" w:rsidR="00417737" w:rsidRPr="0099374A" w:rsidRDefault="00602D24" w:rsidP="007E0E04">
      <w:pPr>
        <w:ind w:left="360"/>
        <w:rPr>
          <w:rFonts w:ascii="Calibri Light" w:hAnsi="Calibri Light"/>
          <w:b/>
          <w:sz w:val="28"/>
          <w:szCs w:val="28"/>
        </w:rPr>
      </w:pPr>
      <w:r w:rsidRPr="0099374A">
        <w:rPr>
          <w:rFonts w:ascii="Calibri Light" w:hAnsi="Calibri Light"/>
          <w:b/>
          <w:sz w:val="28"/>
          <w:szCs w:val="28"/>
        </w:rPr>
        <w:t>Lotus Notes / Genesys</w:t>
      </w:r>
    </w:p>
    <w:p w14:paraId="067EE032" w14:textId="77777777" w:rsidR="00D512C0" w:rsidRPr="002475C3" w:rsidRDefault="00417737" w:rsidP="002475C3">
      <w:pPr>
        <w:ind w:left="360"/>
        <w:rPr>
          <w:rFonts w:ascii="Calibri Light" w:hAnsi="Calibri Light"/>
          <w:sz w:val="22"/>
          <w:szCs w:val="22"/>
        </w:rPr>
      </w:pPr>
      <w:r w:rsidRPr="002475C3">
        <w:rPr>
          <w:rFonts w:ascii="Calibri Light" w:hAnsi="Calibri Light"/>
          <w:sz w:val="22"/>
          <w:szCs w:val="22"/>
        </w:rPr>
        <w:t>This is a Time and Expense feed for the HSB Inspectors and users. In lotus notes the users enter their</w:t>
      </w:r>
      <w:r w:rsidR="00D512C0" w:rsidRPr="002475C3">
        <w:rPr>
          <w:rFonts w:ascii="Calibri Light" w:hAnsi="Calibri Light"/>
          <w:sz w:val="22"/>
          <w:szCs w:val="22"/>
        </w:rPr>
        <w:t xml:space="preserve"> billable and non-billable time</w:t>
      </w:r>
      <w:r w:rsidRPr="002475C3">
        <w:rPr>
          <w:rFonts w:ascii="Calibri Light" w:hAnsi="Calibri Light"/>
          <w:sz w:val="22"/>
          <w:szCs w:val="22"/>
        </w:rPr>
        <w:t>.</w:t>
      </w:r>
      <w:r w:rsidR="00C02B74" w:rsidRPr="002475C3">
        <w:rPr>
          <w:rFonts w:ascii="Calibri Light" w:hAnsi="Calibri Light"/>
          <w:sz w:val="22"/>
          <w:szCs w:val="22"/>
        </w:rPr>
        <w:t xml:space="preserve"> The Activities performed by the Inspectors are also tracked along with the Customer data for which it is done. This includes information like Project ID, Activity ID, Customer</w:t>
      </w:r>
      <w:r w:rsidR="00711D64" w:rsidRPr="002475C3">
        <w:rPr>
          <w:rFonts w:ascii="Calibri Light" w:hAnsi="Calibri Light"/>
          <w:sz w:val="22"/>
          <w:szCs w:val="22"/>
        </w:rPr>
        <w:t xml:space="preserve">, </w:t>
      </w:r>
      <w:r w:rsidR="00C02B74" w:rsidRPr="002475C3">
        <w:rPr>
          <w:rFonts w:ascii="Calibri Light" w:hAnsi="Calibri Light"/>
          <w:sz w:val="22"/>
          <w:szCs w:val="22"/>
        </w:rPr>
        <w:t>Location</w:t>
      </w:r>
      <w:r w:rsidR="00711D64" w:rsidRPr="002475C3">
        <w:rPr>
          <w:rFonts w:ascii="Calibri Light" w:hAnsi="Calibri Light"/>
          <w:sz w:val="22"/>
          <w:szCs w:val="22"/>
        </w:rPr>
        <w:t xml:space="preserve"> and Rates (Hourly Rate, Day Rate, Intermediate Rate</w:t>
      </w:r>
      <w:r w:rsidR="0011623C" w:rsidRPr="002475C3">
        <w:rPr>
          <w:rFonts w:ascii="Calibri Light" w:hAnsi="Calibri Light"/>
          <w:sz w:val="22"/>
          <w:szCs w:val="22"/>
        </w:rPr>
        <w:t xml:space="preserve"> and Annual</w:t>
      </w:r>
      <w:r w:rsidR="00711D64" w:rsidRPr="002475C3">
        <w:rPr>
          <w:rFonts w:ascii="Calibri Light" w:hAnsi="Calibri Light"/>
          <w:sz w:val="22"/>
          <w:szCs w:val="22"/>
        </w:rPr>
        <w:t xml:space="preserve"> Rate)</w:t>
      </w:r>
      <w:r w:rsidR="00C02B74" w:rsidRPr="002475C3">
        <w:rPr>
          <w:rFonts w:ascii="Calibri Light" w:hAnsi="Calibri Light"/>
          <w:sz w:val="22"/>
          <w:szCs w:val="22"/>
        </w:rPr>
        <w:t>. All th</w:t>
      </w:r>
      <w:r w:rsidR="007F6E55">
        <w:rPr>
          <w:rFonts w:ascii="Calibri Light" w:hAnsi="Calibri Light"/>
          <w:sz w:val="22"/>
          <w:szCs w:val="22"/>
        </w:rPr>
        <w:t>is</w:t>
      </w:r>
      <w:r w:rsidR="00C02B74" w:rsidRPr="002475C3">
        <w:rPr>
          <w:rFonts w:ascii="Calibri Light" w:hAnsi="Calibri Light"/>
          <w:sz w:val="22"/>
          <w:szCs w:val="22"/>
        </w:rPr>
        <w:t xml:space="preserve"> information is in Sync between Project Costing</w:t>
      </w:r>
      <w:r w:rsidR="00040C9C" w:rsidRPr="002475C3">
        <w:rPr>
          <w:rFonts w:ascii="Calibri Light" w:hAnsi="Calibri Light"/>
          <w:sz w:val="22"/>
          <w:szCs w:val="22"/>
        </w:rPr>
        <w:t xml:space="preserve"> (PC)</w:t>
      </w:r>
      <w:r w:rsidR="00C02B74" w:rsidRPr="002475C3">
        <w:rPr>
          <w:rFonts w:ascii="Calibri Light" w:hAnsi="Calibri Light"/>
          <w:sz w:val="22"/>
          <w:szCs w:val="22"/>
        </w:rPr>
        <w:t xml:space="preserve"> module and Lotus Notes.</w:t>
      </w:r>
    </w:p>
    <w:p w14:paraId="4C6B8DAB" w14:textId="77777777" w:rsidR="00C74539" w:rsidRDefault="00684591" w:rsidP="00F85EF3">
      <w:pPr>
        <w:ind w:left="360"/>
        <w:rPr>
          <w:rFonts w:ascii="Calibri Light" w:hAnsi="Calibri Light"/>
          <w:sz w:val="22"/>
          <w:szCs w:val="22"/>
        </w:rPr>
      </w:pPr>
      <w:r w:rsidRPr="002475C3">
        <w:rPr>
          <w:rFonts w:ascii="Calibri Light" w:hAnsi="Calibri Light"/>
          <w:sz w:val="22"/>
          <w:szCs w:val="22"/>
        </w:rPr>
        <w:t xml:space="preserve">There are </w:t>
      </w:r>
      <w:r w:rsidR="00040C9C" w:rsidRPr="002475C3">
        <w:rPr>
          <w:rFonts w:ascii="Calibri Light" w:hAnsi="Calibri Light"/>
          <w:sz w:val="22"/>
          <w:szCs w:val="22"/>
        </w:rPr>
        <w:t>few jobs in PC module which will check</w:t>
      </w:r>
      <w:r w:rsidR="00D71A44" w:rsidRPr="002475C3">
        <w:rPr>
          <w:rFonts w:ascii="Calibri Light" w:hAnsi="Calibri Light"/>
          <w:sz w:val="22"/>
          <w:szCs w:val="22"/>
        </w:rPr>
        <w:t xml:space="preserve"> if Project ID is available in </w:t>
      </w:r>
      <w:r w:rsidR="00F96F82">
        <w:rPr>
          <w:rFonts w:ascii="Calibri Light" w:hAnsi="Calibri Light"/>
          <w:sz w:val="22"/>
          <w:szCs w:val="22"/>
        </w:rPr>
        <w:t xml:space="preserve">the </w:t>
      </w:r>
      <w:r w:rsidR="00D71A44" w:rsidRPr="002475C3">
        <w:rPr>
          <w:rFonts w:ascii="Calibri Light" w:hAnsi="Calibri Light"/>
          <w:sz w:val="22"/>
          <w:szCs w:val="22"/>
        </w:rPr>
        <w:t xml:space="preserve">system. If not, </w:t>
      </w:r>
      <w:r w:rsidR="00932A1E" w:rsidRPr="002475C3">
        <w:rPr>
          <w:rFonts w:ascii="Calibri Light" w:hAnsi="Calibri Light"/>
          <w:sz w:val="22"/>
          <w:szCs w:val="22"/>
        </w:rPr>
        <w:t>HSB has</w:t>
      </w:r>
      <w:r w:rsidR="000E7D2E" w:rsidRPr="002475C3">
        <w:rPr>
          <w:rFonts w:ascii="Calibri Light" w:hAnsi="Calibri Light"/>
          <w:sz w:val="22"/>
          <w:szCs w:val="22"/>
        </w:rPr>
        <w:t xml:space="preserve"> a batch process which will create the new Project ID.</w:t>
      </w:r>
      <w:r w:rsidR="00932A1E" w:rsidRPr="002475C3">
        <w:rPr>
          <w:rFonts w:ascii="Calibri Light" w:hAnsi="Calibri Light"/>
          <w:sz w:val="22"/>
          <w:szCs w:val="22"/>
        </w:rPr>
        <w:t xml:space="preserve"> </w:t>
      </w:r>
      <w:r w:rsidR="002475C3">
        <w:rPr>
          <w:rFonts w:ascii="Calibri Light" w:hAnsi="Calibri Light"/>
          <w:sz w:val="22"/>
          <w:szCs w:val="22"/>
        </w:rPr>
        <w:t xml:space="preserve"> </w:t>
      </w:r>
      <w:r w:rsidR="00C10711" w:rsidRPr="002475C3">
        <w:rPr>
          <w:rFonts w:ascii="Calibri Light" w:hAnsi="Calibri Light"/>
          <w:sz w:val="22"/>
          <w:szCs w:val="22"/>
        </w:rPr>
        <w:t>Sometimes, applicable rates are tagged corresponding to the Customer.</w:t>
      </w:r>
      <w:r w:rsidR="00B90DE2" w:rsidRPr="002475C3">
        <w:rPr>
          <w:rFonts w:ascii="Calibri Light" w:hAnsi="Calibri Light"/>
          <w:sz w:val="22"/>
          <w:szCs w:val="22"/>
        </w:rPr>
        <w:t xml:space="preserve"> The process </w:t>
      </w:r>
      <w:r w:rsidR="00B90DE2" w:rsidRPr="0099374A">
        <w:rPr>
          <w:rFonts w:ascii="Calibri Light" w:hAnsi="Calibri Light"/>
          <w:sz w:val="22"/>
          <w:szCs w:val="22"/>
        </w:rPr>
        <w:t>PC Prep</w:t>
      </w:r>
      <w:r w:rsidR="00B90DE2" w:rsidRPr="002475C3">
        <w:rPr>
          <w:rFonts w:ascii="Calibri Light" w:hAnsi="Calibri Light"/>
          <w:sz w:val="22"/>
          <w:szCs w:val="22"/>
        </w:rPr>
        <w:t xml:space="preserve"> reads data </w:t>
      </w:r>
      <w:r w:rsidR="00AD370A">
        <w:rPr>
          <w:rFonts w:ascii="Calibri Light" w:hAnsi="Calibri Light"/>
          <w:sz w:val="22"/>
          <w:szCs w:val="22"/>
        </w:rPr>
        <w:t xml:space="preserve">and </w:t>
      </w:r>
      <w:r w:rsidR="00B90DE2" w:rsidRPr="002475C3">
        <w:rPr>
          <w:rFonts w:ascii="Calibri Light" w:hAnsi="Calibri Light"/>
          <w:sz w:val="22"/>
          <w:szCs w:val="22"/>
        </w:rPr>
        <w:t>apply the rates. For example</w:t>
      </w:r>
      <w:r w:rsidR="00607D8F" w:rsidRPr="002475C3">
        <w:rPr>
          <w:rFonts w:ascii="Calibri Light" w:hAnsi="Calibri Light"/>
          <w:sz w:val="22"/>
          <w:szCs w:val="22"/>
        </w:rPr>
        <w:t>,</w:t>
      </w:r>
      <w:r w:rsidR="00B90DE2" w:rsidRPr="002475C3">
        <w:rPr>
          <w:rFonts w:ascii="Calibri Light" w:hAnsi="Calibri Light"/>
          <w:sz w:val="22"/>
          <w:szCs w:val="22"/>
        </w:rPr>
        <w:t xml:space="preserve"> if it’s an hourly project then hourly rates will be applied.</w:t>
      </w:r>
    </w:p>
    <w:p w14:paraId="5526B91A" w14:textId="77777777" w:rsidR="00F85EF3" w:rsidRDefault="00F85EF3" w:rsidP="00F85EF3">
      <w:pPr>
        <w:ind w:left="360"/>
        <w:rPr>
          <w:rFonts w:ascii="Calibri Light" w:hAnsi="Calibri Light"/>
          <w:sz w:val="22"/>
          <w:szCs w:val="22"/>
        </w:rPr>
      </w:pPr>
    </w:p>
    <w:p w14:paraId="49980E6F" w14:textId="77777777" w:rsidR="00C74539" w:rsidRDefault="00C36CD3" w:rsidP="00C74539">
      <w:pPr>
        <w:ind w:left="360"/>
        <w:rPr>
          <w:rFonts w:ascii="Calibri Light" w:hAnsi="Calibri Light"/>
          <w:sz w:val="22"/>
          <w:szCs w:val="22"/>
        </w:rPr>
      </w:pPr>
      <w:r>
        <w:rPr>
          <w:rFonts w:ascii="Calibri Light" w:hAnsi="Calibri Light"/>
          <w:sz w:val="22"/>
          <w:szCs w:val="22"/>
        </w:rPr>
        <w:t>Lotus N</w:t>
      </w:r>
      <w:r w:rsidR="00C74539" w:rsidRPr="00C74539">
        <w:rPr>
          <w:rFonts w:ascii="Calibri Light" w:hAnsi="Calibri Light"/>
          <w:sz w:val="22"/>
          <w:szCs w:val="22"/>
        </w:rPr>
        <w:t xml:space="preserve">otes sends </w:t>
      </w:r>
      <w:r w:rsidR="00F96F82">
        <w:rPr>
          <w:rFonts w:ascii="Calibri Light" w:hAnsi="Calibri Light"/>
          <w:sz w:val="22"/>
          <w:szCs w:val="22"/>
        </w:rPr>
        <w:t xml:space="preserve">the </w:t>
      </w:r>
      <w:r w:rsidR="00C74539" w:rsidRPr="00C74539">
        <w:rPr>
          <w:rFonts w:ascii="Calibri Light" w:hAnsi="Calibri Light"/>
          <w:sz w:val="22"/>
          <w:szCs w:val="22"/>
        </w:rPr>
        <w:t>file</w:t>
      </w:r>
      <w:r w:rsidR="00BF6F2D">
        <w:rPr>
          <w:rFonts w:ascii="Calibri Light" w:hAnsi="Calibri Light"/>
          <w:sz w:val="22"/>
          <w:szCs w:val="22"/>
        </w:rPr>
        <w:t>s</w:t>
      </w:r>
      <w:r w:rsidR="00C74539" w:rsidRPr="00C74539">
        <w:rPr>
          <w:rFonts w:ascii="Calibri Light" w:hAnsi="Calibri Light"/>
          <w:sz w:val="22"/>
          <w:szCs w:val="22"/>
        </w:rPr>
        <w:t xml:space="preserve"> to PeopleSoft. PSFT system read</w:t>
      </w:r>
      <w:r w:rsidR="00F96F82">
        <w:rPr>
          <w:rFonts w:ascii="Calibri Light" w:hAnsi="Calibri Light"/>
          <w:sz w:val="22"/>
          <w:szCs w:val="22"/>
        </w:rPr>
        <w:t>s</w:t>
      </w:r>
      <w:r w:rsidR="00C74539" w:rsidRPr="00C74539">
        <w:rPr>
          <w:rFonts w:ascii="Calibri Light" w:hAnsi="Calibri Light"/>
          <w:sz w:val="22"/>
          <w:szCs w:val="22"/>
        </w:rPr>
        <w:t xml:space="preserve"> th</w:t>
      </w:r>
      <w:r w:rsidR="00BD37C4">
        <w:rPr>
          <w:rFonts w:ascii="Calibri Light" w:hAnsi="Calibri Light"/>
          <w:sz w:val="22"/>
          <w:szCs w:val="22"/>
        </w:rPr>
        <w:t>ese</w:t>
      </w:r>
      <w:r w:rsidR="00C74539" w:rsidRPr="00C74539">
        <w:rPr>
          <w:rFonts w:ascii="Calibri Light" w:hAnsi="Calibri Light"/>
          <w:sz w:val="22"/>
          <w:szCs w:val="22"/>
        </w:rPr>
        <w:t xml:space="preserve"> file</w:t>
      </w:r>
      <w:r w:rsidR="00BF6F2D">
        <w:rPr>
          <w:rFonts w:ascii="Calibri Light" w:hAnsi="Calibri Light"/>
          <w:sz w:val="22"/>
          <w:szCs w:val="22"/>
        </w:rPr>
        <w:t>s</w:t>
      </w:r>
      <w:r w:rsidR="00C74539" w:rsidRPr="00C74539">
        <w:rPr>
          <w:rFonts w:ascii="Calibri Light" w:hAnsi="Calibri Light"/>
          <w:sz w:val="22"/>
          <w:szCs w:val="22"/>
        </w:rPr>
        <w:t xml:space="preserve"> and loads the data to PC records. This process run</w:t>
      </w:r>
      <w:r w:rsidR="005F6615">
        <w:rPr>
          <w:rFonts w:ascii="Calibri Light" w:hAnsi="Calibri Light"/>
          <w:sz w:val="22"/>
          <w:szCs w:val="22"/>
        </w:rPr>
        <w:t>s</w:t>
      </w:r>
      <w:r w:rsidR="00C74539" w:rsidRPr="00C74539">
        <w:rPr>
          <w:rFonts w:ascii="Calibri Light" w:hAnsi="Calibri Light"/>
          <w:sz w:val="22"/>
          <w:szCs w:val="22"/>
        </w:rPr>
        <w:t xml:space="preserve"> during </w:t>
      </w:r>
      <w:r w:rsidR="00C74539" w:rsidRPr="0099374A">
        <w:rPr>
          <w:rFonts w:ascii="Calibri Light" w:hAnsi="Calibri Light"/>
          <w:sz w:val="22"/>
          <w:szCs w:val="22"/>
        </w:rPr>
        <w:t>day time.</w:t>
      </w:r>
      <w:r w:rsidR="00C74539" w:rsidRPr="00C74539">
        <w:rPr>
          <w:rFonts w:ascii="Calibri Light" w:hAnsi="Calibri Light"/>
          <w:sz w:val="22"/>
          <w:szCs w:val="22"/>
        </w:rPr>
        <w:t xml:space="preserve"> </w:t>
      </w:r>
      <w:r w:rsidR="00C74539">
        <w:rPr>
          <w:rFonts w:ascii="Calibri Light" w:hAnsi="Calibri Light"/>
          <w:sz w:val="22"/>
          <w:szCs w:val="22"/>
        </w:rPr>
        <w:t xml:space="preserve"> The batch process in PC module starts at night and </w:t>
      </w:r>
      <w:r w:rsidR="00C74539" w:rsidRPr="0099374A">
        <w:rPr>
          <w:rFonts w:ascii="Calibri Light" w:hAnsi="Calibri Light"/>
          <w:sz w:val="22"/>
          <w:szCs w:val="22"/>
        </w:rPr>
        <w:t>it process this data.</w:t>
      </w:r>
      <w:r w:rsidR="00712328" w:rsidRPr="0099374A">
        <w:rPr>
          <w:rFonts w:ascii="Calibri Light" w:hAnsi="Calibri Light"/>
          <w:sz w:val="22"/>
          <w:szCs w:val="22"/>
        </w:rPr>
        <w:t xml:space="preserve"> All the PSFT rules are applied and data is validated before inserting it into Interface records of PC like </w:t>
      </w:r>
      <w:proofErr w:type="spellStart"/>
      <w:r w:rsidR="00712328" w:rsidRPr="0099374A">
        <w:rPr>
          <w:rFonts w:ascii="Calibri Light" w:hAnsi="Calibri Light"/>
          <w:sz w:val="22"/>
          <w:szCs w:val="22"/>
        </w:rPr>
        <w:t>Proj</w:t>
      </w:r>
      <w:proofErr w:type="spellEnd"/>
      <w:r w:rsidR="00712328" w:rsidRPr="0099374A">
        <w:rPr>
          <w:rFonts w:ascii="Calibri Light" w:hAnsi="Calibri Light"/>
          <w:sz w:val="22"/>
          <w:szCs w:val="22"/>
        </w:rPr>
        <w:t xml:space="preserve"> Interface, </w:t>
      </w:r>
      <w:proofErr w:type="spellStart"/>
      <w:r w:rsidR="00712328" w:rsidRPr="0099374A">
        <w:rPr>
          <w:rFonts w:ascii="Calibri Light" w:hAnsi="Calibri Light"/>
          <w:sz w:val="22"/>
          <w:szCs w:val="22"/>
        </w:rPr>
        <w:t>Proj</w:t>
      </w:r>
      <w:proofErr w:type="spellEnd"/>
      <w:r w:rsidR="00712328" w:rsidRPr="0099374A">
        <w:rPr>
          <w:rFonts w:ascii="Calibri Light" w:hAnsi="Calibri Light"/>
          <w:sz w:val="22"/>
          <w:szCs w:val="22"/>
        </w:rPr>
        <w:t xml:space="preserve"> Activity, </w:t>
      </w:r>
      <w:proofErr w:type="spellStart"/>
      <w:proofErr w:type="gramStart"/>
      <w:r w:rsidR="00712328" w:rsidRPr="0099374A">
        <w:rPr>
          <w:rFonts w:ascii="Calibri Light" w:hAnsi="Calibri Light"/>
          <w:sz w:val="22"/>
          <w:szCs w:val="22"/>
        </w:rPr>
        <w:t>Proj</w:t>
      </w:r>
      <w:proofErr w:type="spellEnd"/>
      <w:proofErr w:type="gramEnd"/>
      <w:r w:rsidR="00712328" w:rsidRPr="0099374A">
        <w:rPr>
          <w:rFonts w:ascii="Calibri Light" w:hAnsi="Calibri Light"/>
          <w:sz w:val="22"/>
          <w:szCs w:val="22"/>
        </w:rPr>
        <w:t xml:space="preserve"> Resource.</w:t>
      </w:r>
    </w:p>
    <w:p w14:paraId="696E990E" w14:textId="77777777" w:rsidR="00DE166D" w:rsidRDefault="00DE166D" w:rsidP="001668C7">
      <w:pPr>
        <w:rPr>
          <w:rFonts w:ascii="Calibri Light" w:hAnsi="Calibri Light"/>
        </w:rPr>
      </w:pPr>
    </w:p>
    <w:p w14:paraId="52F29B08" w14:textId="17901EF3" w:rsidR="0078050A" w:rsidRPr="00F85EF3" w:rsidRDefault="0078050A" w:rsidP="00720027">
      <w:pPr>
        <w:rPr>
          <w:rFonts w:ascii="Calibri Light" w:hAnsi="Calibri Light"/>
          <w:b/>
        </w:rPr>
      </w:pPr>
      <w:r w:rsidRPr="0078050A">
        <w:rPr>
          <w:rFonts w:ascii="Calibri Light" w:hAnsi="Calibri Light"/>
          <w:b/>
        </w:rPr>
        <w:t xml:space="preserve">  </w:t>
      </w:r>
      <w:r w:rsidR="0049170B">
        <w:rPr>
          <w:rFonts w:ascii="Calibri Light" w:hAnsi="Calibri Light"/>
          <w:b/>
        </w:rPr>
        <w:t xml:space="preserve"> </w:t>
      </w:r>
      <w:r w:rsidRPr="0078050A">
        <w:rPr>
          <w:rFonts w:ascii="Calibri Light" w:hAnsi="Calibri Light"/>
          <w:b/>
        </w:rPr>
        <w:t xml:space="preserve">    ADP</w:t>
      </w:r>
      <w:r w:rsidR="00FC4D92">
        <w:rPr>
          <w:rFonts w:ascii="Calibri Light" w:hAnsi="Calibri Light"/>
          <w:b/>
        </w:rPr>
        <w:t xml:space="preserve"> Payroll</w:t>
      </w:r>
      <w:r w:rsidR="00754B91">
        <w:rPr>
          <w:rFonts w:ascii="Calibri Light" w:hAnsi="Calibri Light"/>
          <w:b/>
        </w:rPr>
        <w:t xml:space="preserve"> </w:t>
      </w:r>
    </w:p>
    <w:p w14:paraId="6791B913" w14:textId="560D4C99" w:rsidR="0078050A" w:rsidRDefault="00333BEF" w:rsidP="00983179">
      <w:pPr>
        <w:ind w:left="360"/>
        <w:rPr>
          <w:rFonts w:ascii="Calibri Light" w:hAnsi="Calibri Light"/>
          <w:sz w:val="22"/>
          <w:szCs w:val="22"/>
        </w:rPr>
      </w:pPr>
      <w:r w:rsidRPr="00B862AA">
        <w:rPr>
          <w:rFonts w:ascii="Calibri Light" w:hAnsi="Calibri Light"/>
          <w:sz w:val="22"/>
          <w:szCs w:val="22"/>
          <w:highlight w:val="yellow"/>
        </w:rPr>
        <w:t>The</w:t>
      </w:r>
      <w:r>
        <w:rPr>
          <w:rFonts w:ascii="Calibri Light" w:hAnsi="Calibri Light"/>
          <w:sz w:val="22"/>
          <w:szCs w:val="22"/>
        </w:rPr>
        <w:t xml:space="preserve"> PC module has Employee </w:t>
      </w:r>
      <w:r w:rsidR="00BB2183">
        <w:rPr>
          <w:rFonts w:ascii="Calibri Light" w:hAnsi="Calibri Light"/>
          <w:sz w:val="22"/>
          <w:szCs w:val="22"/>
        </w:rPr>
        <w:t xml:space="preserve">data </w:t>
      </w:r>
      <w:r>
        <w:rPr>
          <w:rFonts w:ascii="Calibri Light" w:hAnsi="Calibri Light"/>
          <w:sz w:val="22"/>
          <w:szCs w:val="22"/>
        </w:rPr>
        <w:t xml:space="preserve">that comes </w:t>
      </w:r>
      <w:r w:rsidR="00BB2183">
        <w:rPr>
          <w:rFonts w:ascii="Calibri Light" w:hAnsi="Calibri Light"/>
          <w:sz w:val="22"/>
          <w:szCs w:val="22"/>
        </w:rPr>
        <w:t xml:space="preserve">through </w:t>
      </w:r>
      <w:r w:rsidR="00BB2183" w:rsidRPr="00DD1D57">
        <w:rPr>
          <w:rFonts w:ascii="Calibri Light" w:hAnsi="Calibri Light"/>
          <w:sz w:val="22"/>
          <w:szCs w:val="22"/>
          <w:highlight w:val="yellow"/>
        </w:rPr>
        <w:t>SAP HR</w:t>
      </w:r>
      <w:r w:rsidR="00BB2183">
        <w:rPr>
          <w:rFonts w:ascii="Calibri Light" w:hAnsi="Calibri Light"/>
          <w:sz w:val="22"/>
          <w:szCs w:val="22"/>
        </w:rPr>
        <w:t xml:space="preserve"> interface</w:t>
      </w:r>
      <w:r>
        <w:rPr>
          <w:rFonts w:ascii="Calibri Light" w:hAnsi="Calibri Light"/>
          <w:sz w:val="22"/>
          <w:szCs w:val="22"/>
        </w:rPr>
        <w:t>.</w:t>
      </w:r>
      <w:r w:rsidR="00B81C2C">
        <w:rPr>
          <w:rFonts w:ascii="Calibri Light" w:hAnsi="Calibri Light"/>
          <w:sz w:val="22"/>
          <w:szCs w:val="22"/>
        </w:rPr>
        <w:t xml:space="preserve"> </w:t>
      </w:r>
      <w:r w:rsidR="0078050A" w:rsidRPr="00F01690">
        <w:rPr>
          <w:rFonts w:ascii="Calibri Light" w:hAnsi="Calibri Light"/>
          <w:sz w:val="22"/>
          <w:szCs w:val="22"/>
        </w:rPr>
        <w:t xml:space="preserve">All HR data is maintained in SAP Munich </w:t>
      </w:r>
      <w:r w:rsidR="00F01690">
        <w:rPr>
          <w:rFonts w:ascii="Calibri Light" w:hAnsi="Calibri Light"/>
          <w:sz w:val="22"/>
          <w:szCs w:val="22"/>
        </w:rPr>
        <w:t xml:space="preserve">system and this data is sent to </w:t>
      </w:r>
      <w:r w:rsidR="0078050A" w:rsidRPr="00F01690">
        <w:rPr>
          <w:rFonts w:ascii="Calibri Light" w:hAnsi="Calibri Light"/>
          <w:sz w:val="22"/>
          <w:szCs w:val="22"/>
        </w:rPr>
        <w:t xml:space="preserve">HR </w:t>
      </w:r>
      <w:r w:rsidR="00F01690">
        <w:rPr>
          <w:rFonts w:ascii="Calibri Light" w:hAnsi="Calibri Light"/>
          <w:sz w:val="22"/>
          <w:szCs w:val="22"/>
        </w:rPr>
        <w:t>b</w:t>
      </w:r>
      <w:r w:rsidR="0078050A" w:rsidRPr="00F01690">
        <w:rPr>
          <w:rFonts w:ascii="Calibri Light" w:hAnsi="Calibri Light"/>
          <w:sz w:val="22"/>
          <w:szCs w:val="22"/>
        </w:rPr>
        <w:t>olt</w:t>
      </w:r>
      <w:r w:rsidR="00F01690">
        <w:rPr>
          <w:rFonts w:ascii="Calibri Light" w:hAnsi="Calibri Light"/>
          <w:sz w:val="22"/>
          <w:szCs w:val="22"/>
        </w:rPr>
        <w:t xml:space="preserve"> </w:t>
      </w:r>
      <w:r w:rsidR="0078050A" w:rsidRPr="00F01690">
        <w:rPr>
          <w:rFonts w:ascii="Calibri Light" w:hAnsi="Calibri Light"/>
          <w:sz w:val="22"/>
          <w:szCs w:val="22"/>
        </w:rPr>
        <w:t>o</w:t>
      </w:r>
      <w:r w:rsidR="00F01690">
        <w:rPr>
          <w:rFonts w:ascii="Calibri Light" w:hAnsi="Calibri Light"/>
          <w:sz w:val="22"/>
          <w:szCs w:val="22"/>
        </w:rPr>
        <w:t>n module</w:t>
      </w:r>
      <w:r w:rsidR="00223456">
        <w:rPr>
          <w:rFonts w:ascii="Calibri Light" w:hAnsi="Calibri Light"/>
          <w:sz w:val="22"/>
          <w:szCs w:val="22"/>
        </w:rPr>
        <w:t xml:space="preserve"> in Peo</w:t>
      </w:r>
      <w:r w:rsidR="00F02D48">
        <w:rPr>
          <w:rFonts w:ascii="Calibri Light" w:hAnsi="Calibri Light"/>
          <w:sz w:val="22"/>
          <w:szCs w:val="22"/>
        </w:rPr>
        <w:t>pleSoft</w:t>
      </w:r>
      <w:r w:rsidR="00F01690">
        <w:rPr>
          <w:rFonts w:ascii="Calibri Light" w:hAnsi="Calibri Light"/>
          <w:sz w:val="22"/>
          <w:szCs w:val="22"/>
        </w:rPr>
        <w:t xml:space="preserve">. The Bolt on </w:t>
      </w:r>
      <w:r w:rsidR="0078050A" w:rsidRPr="00F01690">
        <w:rPr>
          <w:rFonts w:ascii="Calibri Light" w:hAnsi="Calibri Light"/>
          <w:sz w:val="22"/>
          <w:szCs w:val="22"/>
        </w:rPr>
        <w:t xml:space="preserve">HR module </w:t>
      </w:r>
      <w:r w:rsidR="00F01690">
        <w:rPr>
          <w:rFonts w:ascii="Calibri Light" w:hAnsi="Calibri Light"/>
          <w:sz w:val="22"/>
          <w:szCs w:val="22"/>
        </w:rPr>
        <w:t xml:space="preserve">sends this data </w:t>
      </w:r>
      <w:r w:rsidR="00F01690" w:rsidRPr="00F01690">
        <w:rPr>
          <w:rFonts w:ascii="Calibri Light" w:hAnsi="Calibri Light"/>
          <w:sz w:val="22"/>
          <w:szCs w:val="22"/>
        </w:rPr>
        <w:t>to Lotus</w:t>
      </w:r>
      <w:r w:rsidR="0078050A" w:rsidRPr="00F01690">
        <w:rPr>
          <w:rFonts w:ascii="Calibri Light" w:hAnsi="Calibri Light"/>
          <w:sz w:val="22"/>
          <w:szCs w:val="22"/>
        </w:rPr>
        <w:t xml:space="preserve"> Notes Genesys and </w:t>
      </w:r>
      <w:r w:rsidR="00F01690">
        <w:rPr>
          <w:rFonts w:ascii="Calibri Light" w:hAnsi="Calibri Light"/>
          <w:sz w:val="22"/>
          <w:szCs w:val="22"/>
        </w:rPr>
        <w:t xml:space="preserve">other </w:t>
      </w:r>
      <w:r w:rsidR="0078050A" w:rsidRPr="00F01690">
        <w:rPr>
          <w:rFonts w:ascii="Calibri Light" w:hAnsi="Calibri Light"/>
          <w:sz w:val="22"/>
          <w:szCs w:val="22"/>
        </w:rPr>
        <w:t>internal module.</w:t>
      </w:r>
      <w:r w:rsidR="001B35B0">
        <w:rPr>
          <w:rFonts w:ascii="Calibri Light" w:hAnsi="Calibri Light"/>
          <w:sz w:val="22"/>
          <w:szCs w:val="22"/>
        </w:rPr>
        <w:t xml:space="preserve"> </w:t>
      </w:r>
    </w:p>
    <w:p w14:paraId="5C75EEEF" w14:textId="77777777" w:rsidR="0078050A" w:rsidRPr="00F01690" w:rsidRDefault="0059396B" w:rsidP="00EF1FE7">
      <w:pPr>
        <w:ind w:left="360"/>
        <w:rPr>
          <w:rFonts w:ascii="Calibri Light" w:hAnsi="Calibri Light"/>
          <w:sz w:val="22"/>
          <w:szCs w:val="22"/>
        </w:rPr>
      </w:pPr>
      <w:r>
        <w:rPr>
          <w:rFonts w:ascii="Calibri Light" w:hAnsi="Calibri Light"/>
          <w:sz w:val="22"/>
          <w:szCs w:val="22"/>
        </w:rPr>
        <w:t xml:space="preserve">The Project Resource data received </w:t>
      </w:r>
      <w:r w:rsidR="007830ED">
        <w:rPr>
          <w:rFonts w:ascii="Calibri Light" w:hAnsi="Calibri Light"/>
          <w:sz w:val="22"/>
          <w:szCs w:val="22"/>
        </w:rPr>
        <w:t xml:space="preserve">in PC module </w:t>
      </w:r>
      <w:r>
        <w:rPr>
          <w:rFonts w:ascii="Calibri Light" w:hAnsi="Calibri Light"/>
          <w:sz w:val="22"/>
          <w:szCs w:val="22"/>
        </w:rPr>
        <w:t xml:space="preserve">from </w:t>
      </w:r>
      <w:r w:rsidR="00F96F82">
        <w:rPr>
          <w:rFonts w:ascii="Calibri Light" w:hAnsi="Calibri Light"/>
          <w:sz w:val="22"/>
          <w:szCs w:val="22"/>
        </w:rPr>
        <w:t xml:space="preserve">the </w:t>
      </w:r>
      <w:r>
        <w:rPr>
          <w:rFonts w:ascii="Calibri Light" w:hAnsi="Calibri Light"/>
          <w:sz w:val="22"/>
          <w:szCs w:val="22"/>
        </w:rPr>
        <w:t xml:space="preserve">Lotus notes system is validated against the Employee data received from </w:t>
      </w:r>
      <w:r w:rsidR="00F96F82">
        <w:rPr>
          <w:rFonts w:ascii="Calibri Light" w:hAnsi="Calibri Light"/>
          <w:sz w:val="22"/>
          <w:szCs w:val="22"/>
        </w:rPr>
        <w:t xml:space="preserve">the </w:t>
      </w:r>
      <w:r>
        <w:rPr>
          <w:rFonts w:ascii="Calibri Light" w:hAnsi="Calibri Light"/>
          <w:sz w:val="22"/>
          <w:szCs w:val="22"/>
        </w:rPr>
        <w:t>SAP HR system.</w:t>
      </w:r>
    </w:p>
    <w:p w14:paraId="335C2948" w14:textId="77777777" w:rsidR="0078050A" w:rsidRPr="00F61354" w:rsidRDefault="0078050A" w:rsidP="0078050A">
      <w:pPr>
        <w:rPr>
          <w:rFonts w:ascii="Calibri Light" w:hAnsi="Calibri Light"/>
          <w:b/>
        </w:rPr>
      </w:pPr>
    </w:p>
    <w:p w14:paraId="71A87C8E" w14:textId="77777777" w:rsidR="000100D9" w:rsidRDefault="002308C0" w:rsidP="00F85EF3">
      <w:pPr>
        <w:ind w:left="360"/>
        <w:rPr>
          <w:rFonts w:ascii="Calibri Light" w:hAnsi="Calibri Light"/>
          <w:b/>
        </w:rPr>
      </w:pPr>
      <w:r w:rsidRPr="00F85EF3">
        <w:rPr>
          <w:rFonts w:ascii="Calibri Light" w:hAnsi="Calibri Light"/>
          <w:b/>
        </w:rPr>
        <w:t>General Ledger</w:t>
      </w:r>
    </w:p>
    <w:p w14:paraId="67BF45C6" w14:textId="77777777" w:rsidR="00E61CAD" w:rsidRDefault="000100D9" w:rsidP="00F85EF3">
      <w:pPr>
        <w:ind w:left="360"/>
        <w:rPr>
          <w:rFonts w:ascii="Calibri Light" w:hAnsi="Calibri Light"/>
          <w:sz w:val="22"/>
          <w:szCs w:val="22"/>
        </w:rPr>
      </w:pPr>
      <w:r w:rsidRPr="000100D9">
        <w:rPr>
          <w:rFonts w:ascii="Calibri Light" w:hAnsi="Calibri Light"/>
          <w:sz w:val="22"/>
          <w:szCs w:val="22"/>
        </w:rPr>
        <w:t>This is a two way interface. The GL module sends</w:t>
      </w:r>
      <w:r>
        <w:rPr>
          <w:rFonts w:ascii="Calibri Light" w:hAnsi="Calibri Light"/>
          <w:sz w:val="22"/>
          <w:szCs w:val="22"/>
        </w:rPr>
        <w:t xml:space="preserve"> </w:t>
      </w:r>
      <w:r w:rsidRPr="000100D9">
        <w:rPr>
          <w:rFonts w:ascii="Calibri Light" w:hAnsi="Calibri Light"/>
          <w:sz w:val="22"/>
          <w:szCs w:val="22"/>
        </w:rPr>
        <w:t xml:space="preserve">data to PC module and this is a monthly activity. The data includes </w:t>
      </w:r>
      <w:r w:rsidR="0034291D">
        <w:rPr>
          <w:rFonts w:ascii="Calibri Light" w:hAnsi="Calibri Light"/>
          <w:sz w:val="22"/>
          <w:szCs w:val="22"/>
        </w:rPr>
        <w:t>Statistical</w:t>
      </w:r>
      <w:r w:rsidRPr="000100D9">
        <w:rPr>
          <w:rFonts w:ascii="Calibri Light" w:hAnsi="Calibri Light"/>
          <w:sz w:val="22"/>
          <w:szCs w:val="22"/>
        </w:rPr>
        <w:t xml:space="preserve"> rates which </w:t>
      </w:r>
      <w:r w:rsidR="00F96F82">
        <w:rPr>
          <w:rFonts w:ascii="Calibri Light" w:hAnsi="Calibri Light"/>
          <w:sz w:val="22"/>
          <w:szCs w:val="22"/>
        </w:rPr>
        <w:t>are</w:t>
      </w:r>
      <w:r w:rsidRPr="000100D9">
        <w:rPr>
          <w:rFonts w:ascii="Calibri Light" w:hAnsi="Calibri Light"/>
          <w:sz w:val="22"/>
          <w:szCs w:val="22"/>
        </w:rPr>
        <w:t xml:space="preserve"> used during </w:t>
      </w:r>
      <w:r w:rsidR="00F96F82">
        <w:rPr>
          <w:rFonts w:ascii="Calibri Light" w:hAnsi="Calibri Light"/>
          <w:sz w:val="22"/>
          <w:szCs w:val="22"/>
        </w:rPr>
        <w:t xml:space="preserve">the </w:t>
      </w:r>
      <w:r w:rsidRPr="000100D9">
        <w:rPr>
          <w:rFonts w:ascii="Calibri Light" w:hAnsi="Calibri Light"/>
          <w:sz w:val="22"/>
          <w:szCs w:val="22"/>
        </w:rPr>
        <w:t xml:space="preserve">monthly closing </w:t>
      </w:r>
      <w:r w:rsidR="00103BC8">
        <w:rPr>
          <w:rFonts w:ascii="Calibri Light" w:hAnsi="Calibri Light"/>
          <w:sz w:val="22"/>
          <w:szCs w:val="22"/>
        </w:rPr>
        <w:t>Allocation cycle</w:t>
      </w:r>
      <w:r w:rsidRPr="000100D9">
        <w:rPr>
          <w:rFonts w:ascii="Calibri Light" w:hAnsi="Calibri Light"/>
          <w:sz w:val="22"/>
          <w:szCs w:val="22"/>
        </w:rPr>
        <w:t>.</w:t>
      </w:r>
      <w:r w:rsidR="00E61CAD">
        <w:rPr>
          <w:rFonts w:ascii="Calibri Light" w:hAnsi="Calibri Light"/>
          <w:sz w:val="22"/>
          <w:szCs w:val="22"/>
        </w:rPr>
        <w:t xml:space="preserve"> There are Jobs in PC module which uses this data to perform </w:t>
      </w:r>
      <w:r w:rsidR="00F96F82">
        <w:rPr>
          <w:rFonts w:ascii="Calibri Light" w:hAnsi="Calibri Light"/>
          <w:sz w:val="22"/>
          <w:szCs w:val="22"/>
        </w:rPr>
        <w:t xml:space="preserve">the </w:t>
      </w:r>
      <w:r w:rsidR="00E61CAD">
        <w:rPr>
          <w:rFonts w:ascii="Calibri Light" w:hAnsi="Calibri Light"/>
          <w:sz w:val="22"/>
          <w:szCs w:val="22"/>
        </w:rPr>
        <w:t>allocation activity and sends back data to GL module to complete the monthly cycle.</w:t>
      </w:r>
    </w:p>
    <w:p w14:paraId="2FE4B63D" w14:textId="77777777" w:rsidR="003D07A4" w:rsidRPr="00670006" w:rsidRDefault="003D07A4" w:rsidP="003D07A4">
      <w:pPr>
        <w:rPr>
          <w:rFonts w:ascii="Calibri Light" w:hAnsi="Calibri Light"/>
        </w:rPr>
      </w:pPr>
    </w:p>
    <w:p w14:paraId="74301EEB" w14:textId="77777777" w:rsidR="001843D7" w:rsidRPr="00F85EF3" w:rsidRDefault="008406B1" w:rsidP="00F85EF3">
      <w:pPr>
        <w:ind w:left="360"/>
        <w:rPr>
          <w:rFonts w:ascii="Calibri Light" w:hAnsi="Calibri Light"/>
          <w:b/>
        </w:rPr>
      </w:pPr>
      <w:proofErr w:type="spellStart"/>
      <w:r w:rsidRPr="00F85EF3">
        <w:rPr>
          <w:rFonts w:ascii="Calibri Light" w:hAnsi="Calibri Light"/>
          <w:b/>
        </w:rPr>
        <w:t>Cognos</w:t>
      </w:r>
      <w:proofErr w:type="spellEnd"/>
      <w:r w:rsidR="00CC6034">
        <w:rPr>
          <w:rFonts w:ascii="Calibri Light" w:hAnsi="Calibri Light"/>
          <w:b/>
        </w:rPr>
        <w:t xml:space="preserve"> </w:t>
      </w:r>
      <w:r w:rsidR="00441E87">
        <w:rPr>
          <w:rFonts w:ascii="Calibri Light" w:hAnsi="Calibri Light"/>
          <w:b/>
        </w:rPr>
        <w:t>/</w:t>
      </w:r>
      <w:r w:rsidR="00CC6034">
        <w:rPr>
          <w:rFonts w:ascii="Calibri Light" w:hAnsi="Calibri Light"/>
          <w:b/>
        </w:rPr>
        <w:t xml:space="preserve"> </w:t>
      </w:r>
      <w:r w:rsidR="00441E87">
        <w:rPr>
          <w:rFonts w:ascii="Calibri Light" w:hAnsi="Calibri Light"/>
          <w:b/>
        </w:rPr>
        <w:t>PC Reporting</w:t>
      </w:r>
    </w:p>
    <w:p w14:paraId="751F18A0" w14:textId="77777777" w:rsidR="003D07A4" w:rsidRPr="000F6BC5" w:rsidRDefault="00087821" w:rsidP="001843D7">
      <w:pPr>
        <w:ind w:left="360"/>
        <w:rPr>
          <w:rFonts w:ascii="Calibri Light" w:hAnsi="Calibri Light"/>
          <w:sz w:val="22"/>
          <w:szCs w:val="22"/>
          <w:highlight w:val="yellow"/>
        </w:rPr>
      </w:pPr>
      <w:proofErr w:type="spellStart"/>
      <w:r>
        <w:rPr>
          <w:rFonts w:ascii="Calibri Light" w:hAnsi="Calibri Light"/>
          <w:sz w:val="22"/>
          <w:szCs w:val="22"/>
        </w:rPr>
        <w:t>Cognos</w:t>
      </w:r>
      <w:proofErr w:type="spellEnd"/>
      <w:r w:rsidRPr="009D2F44">
        <w:rPr>
          <w:rFonts w:ascii="Calibri Light" w:hAnsi="Calibri Light"/>
          <w:sz w:val="22"/>
          <w:szCs w:val="22"/>
        </w:rPr>
        <w:t xml:space="preserve"> </w:t>
      </w:r>
      <w:r w:rsidR="008406B1" w:rsidRPr="009D2F44">
        <w:rPr>
          <w:rFonts w:ascii="Calibri Light" w:hAnsi="Calibri Light"/>
          <w:sz w:val="22"/>
          <w:szCs w:val="22"/>
        </w:rPr>
        <w:t xml:space="preserve">system pulls data from PC module. </w:t>
      </w:r>
      <w:r w:rsidR="004C4C64">
        <w:rPr>
          <w:rFonts w:ascii="Calibri Light" w:hAnsi="Calibri Light"/>
          <w:sz w:val="22"/>
          <w:szCs w:val="22"/>
        </w:rPr>
        <w:t xml:space="preserve">This is a </w:t>
      </w:r>
      <w:r w:rsidR="004C4C64" w:rsidRPr="000F6BC5">
        <w:rPr>
          <w:rFonts w:ascii="Calibri Light" w:hAnsi="Calibri Light"/>
          <w:sz w:val="22"/>
          <w:szCs w:val="22"/>
        </w:rPr>
        <w:t>weekly</w:t>
      </w:r>
      <w:r w:rsidR="004C4C64">
        <w:rPr>
          <w:rFonts w:ascii="Calibri Light" w:hAnsi="Calibri Light"/>
          <w:sz w:val="22"/>
          <w:szCs w:val="22"/>
        </w:rPr>
        <w:t xml:space="preserve"> activity. </w:t>
      </w:r>
      <w:r w:rsidR="004C0397" w:rsidRPr="009D2F44">
        <w:rPr>
          <w:rFonts w:ascii="Calibri Light" w:hAnsi="Calibri Light"/>
          <w:sz w:val="22"/>
          <w:szCs w:val="22"/>
        </w:rPr>
        <w:t xml:space="preserve">The </w:t>
      </w:r>
      <w:proofErr w:type="spellStart"/>
      <w:r w:rsidR="007532CC">
        <w:rPr>
          <w:rFonts w:ascii="Calibri Light" w:hAnsi="Calibri Light"/>
          <w:sz w:val="22"/>
          <w:szCs w:val="22"/>
        </w:rPr>
        <w:t>C</w:t>
      </w:r>
      <w:r w:rsidR="004C0397" w:rsidRPr="009D2F44">
        <w:rPr>
          <w:rFonts w:ascii="Calibri Light" w:hAnsi="Calibri Light"/>
          <w:sz w:val="22"/>
          <w:szCs w:val="22"/>
        </w:rPr>
        <w:t>ognos</w:t>
      </w:r>
      <w:proofErr w:type="spellEnd"/>
      <w:r w:rsidR="004C0397" w:rsidRPr="009D2F44">
        <w:rPr>
          <w:rFonts w:ascii="Calibri Light" w:hAnsi="Calibri Light"/>
          <w:sz w:val="22"/>
          <w:szCs w:val="22"/>
        </w:rPr>
        <w:t xml:space="preserve"> team maintains this interface and PSFT Tec</w:t>
      </w:r>
      <w:r w:rsidR="009255AA" w:rsidRPr="009D2F44">
        <w:rPr>
          <w:rFonts w:ascii="Calibri Light" w:hAnsi="Calibri Light"/>
          <w:sz w:val="22"/>
          <w:szCs w:val="22"/>
        </w:rPr>
        <w:t>h</w:t>
      </w:r>
      <w:r w:rsidR="004C0397" w:rsidRPr="009D2F44">
        <w:rPr>
          <w:rFonts w:ascii="Calibri Light" w:hAnsi="Calibri Light"/>
          <w:sz w:val="22"/>
          <w:szCs w:val="22"/>
        </w:rPr>
        <w:t xml:space="preserve"> team gets queries and issues related to data</w:t>
      </w:r>
    </w:p>
    <w:p w14:paraId="4500AAAF" w14:textId="77777777" w:rsidR="003D07A4" w:rsidRPr="000F6BC5" w:rsidRDefault="003D07A4" w:rsidP="003D07A4">
      <w:pPr>
        <w:rPr>
          <w:rFonts w:ascii="Calibri Light" w:hAnsi="Calibri Light"/>
          <w:highlight w:val="yellow"/>
        </w:rPr>
      </w:pPr>
    </w:p>
    <w:p w14:paraId="45A0DF74" w14:textId="77777777" w:rsidR="006144D0" w:rsidRPr="00891B1A" w:rsidRDefault="006144D0" w:rsidP="00341E87">
      <w:pPr>
        <w:ind w:left="360"/>
        <w:rPr>
          <w:rFonts w:ascii="Calibri Light" w:hAnsi="Calibri Light"/>
          <w:b/>
        </w:rPr>
      </w:pPr>
      <w:r w:rsidRPr="00E45539">
        <w:rPr>
          <w:rFonts w:ascii="Calibri Light" w:hAnsi="Calibri Light"/>
          <w:b/>
        </w:rPr>
        <w:t>Billing Interface</w:t>
      </w:r>
    </w:p>
    <w:p w14:paraId="47A943DA" w14:textId="77777777" w:rsidR="006144D0" w:rsidRPr="003459CE" w:rsidRDefault="006144D0" w:rsidP="00341E87">
      <w:pPr>
        <w:ind w:left="360"/>
        <w:rPr>
          <w:rFonts w:ascii="Calibri Light" w:hAnsi="Calibri Light"/>
          <w:sz w:val="22"/>
          <w:szCs w:val="22"/>
        </w:rPr>
      </w:pPr>
      <w:r w:rsidRPr="003459CE">
        <w:rPr>
          <w:rFonts w:ascii="Calibri Light" w:hAnsi="Calibri Light"/>
          <w:sz w:val="22"/>
          <w:szCs w:val="22"/>
        </w:rPr>
        <w:t xml:space="preserve">The process ‘PC_PC_TO_BI’ pulls the data from </w:t>
      </w:r>
      <w:r w:rsidR="00F96F82">
        <w:rPr>
          <w:rFonts w:ascii="Calibri Light" w:hAnsi="Calibri Light"/>
          <w:sz w:val="22"/>
          <w:szCs w:val="22"/>
        </w:rPr>
        <w:t xml:space="preserve">the </w:t>
      </w:r>
      <w:r w:rsidRPr="003459CE">
        <w:rPr>
          <w:rFonts w:ascii="Calibri Light" w:hAnsi="Calibri Light"/>
          <w:sz w:val="22"/>
          <w:szCs w:val="22"/>
        </w:rPr>
        <w:t>Project Costing module and load it in</w:t>
      </w:r>
      <w:r w:rsidR="00F96F82">
        <w:rPr>
          <w:rFonts w:ascii="Calibri Light" w:hAnsi="Calibri Light"/>
          <w:sz w:val="22"/>
          <w:szCs w:val="22"/>
        </w:rPr>
        <w:t xml:space="preserve"> the</w:t>
      </w:r>
      <w:r w:rsidRPr="003459CE">
        <w:rPr>
          <w:rFonts w:ascii="Calibri Light" w:hAnsi="Calibri Light"/>
          <w:sz w:val="22"/>
          <w:szCs w:val="22"/>
        </w:rPr>
        <w:t xml:space="preserve"> Billing interface table. It updates the interface BI table with Project and Resource data. The BI interface table is loaded with the Project Resource data that has </w:t>
      </w:r>
      <w:r w:rsidR="00F96F82">
        <w:rPr>
          <w:rFonts w:ascii="Calibri Light" w:hAnsi="Calibri Light"/>
          <w:sz w:val="22"/>
          <w:szCs w:val="22"/>
        </w:rPr>
        <w:t xml:space="preserve">an </w:t>
      </w:r>
      <w:r w:rsidRPr="003459CE">
        <w:rPr>
          <w:rFonts w:ascii="Calibri Light" w:hAnsi="Calibri Light"/>
          <w:sz w:val="22"/>
          <w:szCs w:val="22"/>
        </w:rPr>
        <w:t>Analysis type as ‘ENG’ and BI Interface Status =‘N’. Once the data is pulled its status is changes to ‘D’ for done in PC module. The user can change this status back to ‘N’ if there is any change in the project data.</w:t>
      </w:r>
    </w:p>
    <w:p w14:paraId="439CCC73" w14:textId="77777777" w:rsidR="0078050A" w:rsidRDefault="0078050A" w:rsidP="001668C7">
      <w:pPr>
        <w:rPr>
          <w:rFonts w:ascii="Calibri Light" w:hAnsi="Calibri Light"/>
          <w:b/>
        </w:rPr>
      </w:pPr>
    </w:p>
    <w:p w14:paraId="715C31D7" w14:textId="77777777" w:rsidR="0055783D" w:rsidRDefault="0055783D" w:rsidP="001668C7">
      <w:pPr>
        <w:rPr>
          <w:rFonts w:ascii="Calibri Light" w:hAnsi="Calibri Light"/>
          <w:b/>
        </w:rPr>
      </w:pPr>
    </w:p>
    <w:p w14:paraId="78F0EBAE" w14:textId="77777777" w:rsidR="0055783D" w:rsidRPr="0078050A" w:rsidRDefault="0055783D" w:rsidP="001668C7">
      <w:pPr>
        <w:rPr>
          <w:rFonts w:ascii="Calibri Light" w:hAnsi="Calibri Light"/>
          <w:b/>
        </w:rPr>
      </w:pPr>
    </w:p>
    <w:p w14:paraId="4D8E65AD" w14:textId="77777777" w:rsidR="00F03DCD" w:rsidRDefault="00505326" w:rsidP="00F03DCD">
      <w:pPr>
        <w:pStyle w:val="Heading1"/>
        <w:tabs>
          <w:tab w:val="num" w:pos="360"/>
        </w:tabs>
        <w:spacing w:line="360" w:lineRule="auto"/>
        <w:ind w:left="360" w:hanging="360"/>
        <w:jc w:val="both"/>
        <w:rPr>
          <w:rFonts w:ascii="Calibri Light" w:hAnsi="Calibri Light"/>
        </w:rPr>
      </w:pPr>
      <w:bookmarkStart w:id="13" w:name="_Toc96143120"/>
      <w:bookmarkStart w:id="14" w:name="_Toc466378252"/>
      <w:bookmarkStart w:id="15" w:name="_Toc55362486"/>
      <w:r w:rsidRPr="00210DDD">
        <w:rPr>
          <w:rFonts w:ascii="Calibri Light" w:hAnsi="Calibri Light"/>
        </w:rPr>
        <w:t>Reports</w:t>
      </w:r>
      <w:bookmarkEnd w:id="13"/>
      <w:r w:rsidRPr="00210DDD">
        <w:rPr>
          <w:rFonts w:ascii="Calibri Light" w:hAnsi="Calibri Light"/>
        </w:rPr>
        <w:t xml:space="preserve"> </w:t>
      </w:r>
      <w:r w:rsidR="00265451">
        <w:rPr>
          <w:rFonts w:ascii="Calibri Light" w:hAnsi="Calibri Light"/>
        </w:rPr>
        <w:t>/ Daily Batch</w:t>
      </w:r>
      <w:bookmarkEnd w:id="14"/>
    </w:p>
    <w:p w14:paraId="6ADF743D" w14:textId="77777777" w:rsidR="00CC6CEB" w:rsidRDefault="00CC6CEB" w:rsidP="00CC6CEB">
      <w:pPr>
        <w:ind w:left="360"/>
        <w:rPr>
          <w:b/>
          <w:bCs/>
          <w:sz w:val="22"/>
          <w:szCs w:val="22"/>
          <w:lang w:val="en-IN" w:eastAsia="en-US"/>
        </w:rPr>
      </w:pPr>
      <w:r>
        <w:rPr>
          <w:b/>
          <w:bCs/>
          <w:lang w:val="en-IN"/>
        </w:rPr>
        <w:t>Lotus Notes for Contract</w:t>
      </w:r>
    </w:p>
    <w:p w14:paraId="197B3290" w14:textId="77777777" w:rsidR="00CC6CEB" w:rsidRDefault="00CC6CEB" w:rsidP="00CC6CEB">
      <w:pPr>
        <w:ind w:left="360"/>
        <w:rPr>
          <w:b/>
          <w:bCs/>
          <w:lang w:val="en-IN"/>
        </w:rPr>
      </w:pPr>
    </w:p>
    <w:p w14:paraId="264F6F18" w14:textId="585723F1" w:rsidR="00CC6CEB" w:rsidRPr="00754B91" w:rsidRDefault="00CC6CEB" w:rsidP="00CC6CEB">
      <w:pPr>
        <w:ind w:left="360"/>
        <w:rPr>
          <w:rFonts w:ascii="Calibri Light" w:hAnsi="Calibri Light"/>
          <w:sz w:val="22"/>
          <w:szCs w:val="22"/>
          <w:lang w:val="en-IN"/>
        </w:rPr>
      </w:pPr>
      <w:r w:rsidRPr="00754B91">
        <w:rPr>
          <w:rFonts w:ascii="Calibri Light" w:hAnsi="Calibri Light"/>
          <w:sz w:val="22"/>
          <w:szCs w:val="22"/>
          <w:lang w:val="en-IN"/>
        </w:rPr>
        <w:lastRenderedPageBreak/>
        <w:t xml:space="preserve">Lotus Notes system produces </w:t>
      </w:r>
      <w:r w:rsidRPr="006E6267">
        <w:rPr>
          <w:rFonts w:ascii="Calibri Light" w:hAnsi="Calibri Light"/>
          <w:sz w:val="22"/>
          <w:szCs w:val="22"/>
          <w:lang w:val="en-IN"/>
        </w:rPr>
        <w:t xml:space="preserve">two </w:t>
      </w:r>
      <w:r w:rsidRPr="00754B91">
        <w:rPr>
          <w:rFonts w:ascii="Calibri Light" w:hAnsi="Calibri Light"/>
          <w:sz w:val="22"/>
          <w:szCs w:val="22"/>
          <w:lang w:val="en-IN"/>
        </w:rPr>
        <w:t xml:space="preserve">files with the Contract details that has to be uploaded in PeopleSoft system. </w:t>
      </w:r>
      <w:r w:rsidR="00253ED7" w:rsidRPr="00754B91">
        <w:rPr>
          <w:rFonts w:ascii="Calibri Light" w:hAnsi="Calibri Light"/>
          <w:sz w:val="22"/>
          <w:szCs w:val="22"/>
          <w:lang w:val="en-IN"/>
        </w:rPr>
        <w:t>One for IIC &amp; other for CT</w:t>
      </w:r>
      <w:r w:rsidRPr="00754B91">
        <w:rPr>
          <w:rFonts w:ascii="Calibri Light" w:hAnsi="Calibri Light"/>
          <w:sz w:val="22"/>
          <w:szCs w:val="22"/>
          <w:lang w:val="en-IN"/>
        </w:rPr>
        <w:t xml:space="preserve">. The format of the file is same as required by PeopleSoft system and therefore, formatting changes are not required. </w:t>
      </w:r>
    </w:p>
    <w:p w14:paraId="5065A8B6" w14:textId="77777777" w:rsidR="00CC6CEB" w:rsidRPr="00754B91" w:rsidRDefault="00CC6CEB" w:rsidP="00CC6CEB">
      <w:pPr>
        <w:ind w:left="360"/>
        <w:rPr>
          <w:rFonts w:ascii="Calibri Light" w:hAnsi="Calibri Light"/>
          <w:sz w:val="22"/>
          <w:szCs w:val="22"/>
          <w:lang w:val="en-IN"/>
        </w:rPr>
      </w:pPr>
      <w:r w:rsidRPr="00754B91">
        <w:rPr>
          <w:rFonts w:ascii="Calibri Light" w:hAnsi="Calibri Light"/>
          <w:sz w:val="22"/>
          <w:szCs w:val="22"/>
          <w:lang w:val="en-IN"/>
        </w:rPr>
        <w:t xml:space="preserve">The data from lotus application includes following: </w:t>
      </w:r>
    </w:p>
    <w:p w14:paraId="67062269" w14:textId="77777777" w:rsidR="00CC6CEB" w:rsidRDefault="00CC6CEB" w:rsidP="00CC6CEB">
      <w:pPr>
        <w:pStyle w:val="ListParagraph"/>
        <w:numPr>
          <w:ilvl w:val="0"/>
          <w:numId w:val="49"/>
        </w:numPr>
        <w:ind w:left="1440"/>
        <w:rPr>
          <w:rFonts w:ascii="Calibri Light" w:hAnsi="Calibri Light"/>
          <w:sz w:val="22"/>
          <w:szCs w:val="22"/>
        </w:rPr>
      </w:pPr>
      <w:r>
        <w:rPr>
          <w:rFonts w:ascii="Calibri Light" w:hAnsi="Calibri Light"/>
          <w:sz w:val="22"/>
          <w:szCs w:val="22"/>
        </w:rPr>
        <w:t>Lotus Contract Number</w:t>
      </w:r>
    </w:p>
    <w:p w14:paraId="7162FD3E" w14:textId="77777777" w:rsidR="00CC6CEB" w:rsidRDefault="00CC6CEB" w:rsidP="00CC6CEB">
      <w:pPr>
        <w:pStyle w:val="ListParagraph"/>
        <w:numPr>
          <w:ilvl w:val="0"/>
          <w:numId w:val="49"/>
        </w:numPr>
        <w:ind w:left="1440"/>
        <w:rPr>
          <w:rFonts w:ascii="Calibri Light" w:hAnsi="Calibri Light"/>
          <w:sz w:val="22"/>
          <w:szCs w:val="22"/>
        </w:rPr>
      </w:pPr>
      <w:r>
        <w:rPr>
          <w:rFonts w:ascii="Calibri Light" w:hAnsi="Calibri Light"/>
          <w:sz w:val="22"/>
          <w:szCs w:val="22"/>
        </w:rPr>
        <w:t>Cost Centre</w:t>
      </w:r>
    </w:p>
    <w:p w14:paraId="7D9A3153" w14:textId="77777777" w:rsidR="00CC6CEB" w:rsidRDefault="00CC6CEB" w:rsidP="00CC6CEB">
      <w:pPr>
        <w:pStyle w:val="ListParagraph"/>
        <w:numPr>
          <w:ilvl w:val="0"/>
          <w:numId w:val="49"/>
        </w:numPr>
        <w:ind w:left="1440"/>
        <w:rPr>
          <w:rFonts w:ascii="Calibri Light" w:hAnsi="Calibri Light"/>
          <w:sz w:val="22"/>
          <w:szCs w:val="22"/>
        </w:rPr>
      </w:pPr>
      <w:r>
        <w:rPr>
          <w:rFonts w:ascii="Calibri Light" w:hAnsi="Calibri Light"/>
          <w:sz w:val="22"/>
          <w:szCs w:val="22"/>
        </w:rPr>
        <w:t>Line of Business</w:t>
      </w:r>
    </w:p>
    <w:p w14:paraId="1F633C75" w14:textId="77777777" w:rsidR="00CC6CEB" w:rsidRDefault="00CC6CEB" w:rsidP="00CC6CEB">
      <w:pPr>
        <w:pStyle w:val="ListParagraph"/>
        <w:numPr>
          <w:ilvl w:val="0"/>
          <w:numId w:val="49"/>
        </w:numPr>
        <w:ind w:left="1440"/>
        <w:rPr>
          <w:rFonts w:ascii="Calibri Light" w:hAnsi="Calibri Light"/>
          <w:sz w:val="22"/>
          <w:szCs w:val="22"/>
        </w:rPr>
      </w:pPr>
      <w:r>
        <w:rPr>
          <w:rFonts w:ascii="Calibri Light" w:hAnsi="Calibri Light"/>
          <w:sz w:val="22"/>
          <w:szCs w:val="22"/>
        </w:rPr>
        <w:t>Transaction date</w:t>
      </w:r>
    </w:p>
    <w:p w14:paraId="3D131F5C" w14:textId="77777777" w:rsidR="00CC6CEB" w:rsidRDefault="00CC6CEB" w:rsidP="00CC6CEB">
      <w:pPr>
        <w:pStyle w:val="ListParagraph"/>
        <w:numPr>
          <w:ilvl w:val="0"/>
          <w:numId w:val="49"/>
        </w:numPr>
        <w:ind w:left="1440"/>
        <w:rPr>
          <w:rFonts w:ascii="Calibri Light" w:hAnsi="Calibri Light"/>
          <w:sz w:val="22"/>
          <w:szCs w:val="22"/>
        </w:rPr>
      </w:pPr>
      <w:r>
        <w:rPr>
          <w:rFonts w:ascii="Calibri Light" w:hAnsi="Calibri Light"/>
          <w:sz w:val="22"/>
          <w:szCs w:val="22"/>
        </w:rPr>
        <w:t>Policy Number</w:t>
      </w:r>
    </w:p>
    <w:p w14:paraId="21A6D182" w14:textId="77777777" w:rsidR="00CC6CEB" w:rsidRDefault="00CC6CEB" w:rsidP="00CC6CEB">
      <w:pPr>
        <w:ind w:left="360"/>
        <w:rPr>
          <w:rFonts w:ascii="Calibri Light" w:hAnsi="Calibri Light"/>
          <w:sz w:val="22"/>
          <w:szCs w:val="22"/>
          <w:lang w:val="en-IN"/>
        </w:rPr>
      </w:pPr>
    </w:p>
    <w:p w14:paraId="17C02DD6" w14:textId="77777777" w:rsidR="00CC6CEB" w:rsidRPr="00754B91" w:rsidRDefault="00CC6CEB" w:rsidP="00CC6CEB">
      <w:pPr>
        <w:ind w:left="360"/>
        <w:rPr>
          <w:rFonts w:ascii="Calibri Light" w:hAnsi="Calibri Light"/>
          <w:sz w:val="22"/>
          <w:szCs w:val="22"/>
          <w:lang w:val="en-IN"/>
        </w:rPr>
      </w:pPr>
      <w:r w:rsidRPr="00754B91">
        <w:rPr>
          <w:rFonts w:ascii="Calibri Light" w:hAnsi="Calibri Light"/>
          <w:sz w:val="22"/>
          <w:szCs w:val="22"/>
          <w:lang w:val="en-IN"/>
        </w:rPr>
        <w:t xml:space="preserve">HSB has a schedule process which will read </w:t>
      </w:r>
      <w:r w:rsidR="00253ED7" w:rsidRPr="00754B91">
        <w:rPr>
          <w:rFonts w:ascii="Calibri Light" w:hAnsi="Calibri Light"/>
          <w:sz w:val="22"/>
          <w:szCs w:val="22"/>
          <w:lang w:val="en-IN"/>
        </w:rPr>
        <w:t xml:space="preserve">these </w:t>
      </w:r>
      <w:r w:rsidRPr="00754B91">
        <w:rPr>
          <w:rFonts w:ascii="Calibri Light" w:hAnsi="Calibri Light"/>
          <w:sz w:val="22"/>
          <w:szCs w:val="22"/>
          <w:lang w:val="en-IN"/>
        </w:rPr>
        <w:t>file</w:t>
      </w:r>
      <w:r w:rsidR="00253ED7" w:rsidRPr="00754B91">
        <w:rPr>
          <w:rFonts w:ascii="Calibri Light" w:hAnsi="Calibri Light"/>
          <w:sz w:val="22"/>
          <w:szCs w:val="22"/>
          <w:lang w:val="en-IN"/>
        </w:rPr>
        <w:t>s</w:t>
      </w:r>
      <w:r w:rsidRPr="00754B91">
        <w:rPr>
          <w:rFonts w:ascii="Calibri Light" w:hAnsi="Calibri Light"/>
          <w:sz w:val="22"/>
          <w:szCs w:val="22"/>
          <w:lang w:val="en-IN"/>
        </w:rPr>
        <w:t xml:space="preserve">, process it and upload data to staging table </w:t>
      </w:r>
      <w:r w:rsidRPr="00754B91">
        <w:rPr>
          <w:rFonts w:ascii="Calibri Light" w:hAnsi="Calibri Light"/>
          <w:i/>
          <w:iCs/>
          <w:sz w:val="22"/>
          <w:szCs w:val="22"/>
          <w:lang w:val="en-IN"/>
        </w:rPr>
        <w:t xml:space="preserve">HSB_PC_INT1 </w:t>
      </w:r>
      <w:r w:rsidRPr="00754B91">
        <w:rPr>
          <w:rFonts w:ascii="Calibri Light" w:hAnsi="Calibri Light"/>
          <w:sz w:val="22"/>
          <w:szCs w:val="22"/>
          <w:lang w:val="en-IN"/>
        </w:rPr>
        <w:t xml:space="preserve">of PC module. The name of this process is </w:t>
      </w:r>
      <w:r w:rsidRPr="00754B91">
        <w:rPr>
          <w:rFonts w:ascii="Calibri Light" w:hAnsi="Calibri Light"/>
          <w:i/>
          <w:iCs/>
          <w:sz w:val="22"/>
          <w:szCs w:val="22"/>
          <w:lang w:val="en-IN"/>
        </w:rPr>
        <w:t xml:space="preserve">HSBLOTUS </w:t>
      </w:r>
      <w:r w:rsidRPr="00754B91">
        <w:rPr>
          <w:rFonts w:ascii="Calibri Light" w:hAnsi="Calibri Light"/>
          <w:sz w:val="22"/>
          <w:szCs w:val="22"/>
          <w:lang w:val="en-IN"/>
        </w:rPr>
        <w:t xml:space="preserve">and it is an SQR process. It is scheduled to run at 2.00 PM every day. </w:t>
      </w:r>
    </w:p>
    <w:p w14:paraId="42AB3AC4" w14:textId="77777777" w:rsidR="00CC6CEB" w:rsidRDefault="00CC6CEB" w:rsidP="00CC6CEB">
      <w:pPr>
        <w:ind w:left="360"/>
        <w:rPr>
          <w:rFonts w:ascii="Calibri Light" w:hAnsi="Calibri Light"/>
          <w:lang w:val="en-IN"/>
        </w:rPr>
      </w:pPr>
    </w:p>
    <w:p w14:paraId="2C2CBDF4" w14:textId="77777777" w:rsidR="003623CB" w:rsidRDefault="003623CB" w:rsidP="00CA25D8">
      <w:pPr>
        <w:ind w:left="360"/>
        <w:rPr>
          <w:rFonts w:ascii="Calibri Light" w:hAnsi="Calibri Light"/>
          <w:b/>
          <w:lang w:val="en-IN"/>
        </w:rPr>
      </w:pPr>
      <w:r>
        <w:rPr>
          <w:rFonts w:ascii="Calibri Light" w:hAnsi="Calibri Light"/>
          <w:b/>
          <w:lang w:val="en-IN"/>
        </w:rPr>
        <w:t xml:space="preserve">Path for input file </w:t>
      </w:r>
    </w:p>
    <w:p w14:paraId="55E22D72" w14:textId="25D7D6C0" w:rsidR="00CA25D8" w:rsidRPr="004B6C79" w:rsidRDefault="00CA25D8" w:rsidP="003623CB">
      <w:pPr>
        <w:pStyle w:val="ListParagraph"/>
        <w:numPr>
          <w:ilvl w:val="0"/>
          <w:numId w:val="53"/>
        </w:numPr>
        <w:rPr>
          <w:rFonts w:ascii="Calibri Light" w:hAnsi="Calibri Light"/>
          <w:i/>
          <w:color w:val="000000" w:themeColor="text1"/>
          <w:sz w:val="22"/>
          <w:szCs w:val="22"/>
        </w:rPr>
      </w:pPr>
      <w:r w:rsidRPr="004B6C79">
        <w:rPr>
          <w:rFonts w:ascii="Calibri Light" w:hAnsi="Calibri Light"/>
          <w:b/>
          <w:lang w:val="en-IN"/>
        </w:rPr>
        <w:t xml:space="preserve"> </w:t>
      </w:r>
      <w:r w:rsidRPr="003623CB">
        <w:rPr>
          <w:rFonts w:ascii="Calibri Light" w:hAnsi="Calibri Light"/>
          <w:lang w:val="en-IN"/>
        </w:rPr>
        <w:t>HSBCT</w:t>
      </w:r>
      <w:r w:rsidR="003623CB">
        <w:rPr>
          <w:rFonts w:ascii="Calibri Light" w:hAnsi="Calibri Light"/>
          <w:b/>
          <w:lang w:val="en-IN"/>
        </w:rPr>
        <w:t xml:space="preserve">-  </w:t>
      </w:r>
      <w:hyperlink r:id="rId29" w:history="1">
        <w:r w:rsidRPr="004B6C79">
          <w:rPr>
            <w:rStyle w:val="Hyperlink"/>
            <w:rFonts w:ascii="Calibri Light" w:hAnsi="Calibri Light"/>
            <w:i/>
            <w:color w:val="000000" w:themeColor="text1"/>
            <w:sz w:val="22"/>
            <w:szCs w:val="22"/>
            <w:u w:val="none"/>
          </w:rPr>
          <w:t>\\PSOFTDEV85\FTPROOT\STAGING\PCPREP_HSBCT.TXT</w:t>
        </w:r>
      </w:hyperlink>
    </w:p>
    <w:p w14:paraId="650AA297" w14:textId="2620E94E" w:rsidR="00CA25D8" w:rsidRPr="004B6C79" w:rsidRDefault="003623CB" w:rsidP="003623CB">
      <w:pPr>
        <w:pStyle w:val="ListParagraph"/>
        <w:numPr>
          <w:ilvl w:val="0"/>
          <w:numId w:val="53"/>
        </w:numPr>
        <w:rPr>
          <w:rFonts w:ascii="Calibri Light" w:hAnsi="Calibri Light"/>
          <w:i/>
          <w:color w:val="000000" w:themeColor="text1"/>
          <w:sz w:val="22"/>
          <w:szCs w:val="22"/>
        </w:rPr>
      </w:pPr>
      <w:r>
        <w:rPr>
          <w:rFonts w:ascii="Calibri Light" w:hAnsi="Calibri Light"/>
          <w:b/>
          <w:lang w:val="en-IN"/>
        </w:rPr>
        <w:t xml:space="preserve"> </w:t>
      </w:r>
      <w:r w:rsidR="00CA25D8" w:rsidRPr="003623CB">
        <w:rPr>
          <w:rFonts w:ascii="Calibri Light" w:hAnsi="Calibri Light"/>
          <w:lang w:val="en-IN"/>
        </w:rPr>
        <w:t>IIC</w:t>
      </w:r>
      <w:r>
        <w:rPr>
          <w:rFonts w:ascii="Calibri Light" w:hAnsi="Calibri Light"/>
          <w:b/>
          <w:lang w:val="en-IN"/>
        </w:rPr>
        <w:t xml:space="preserve"> - </w:t>
      </w:r>
      <w:hyperlink r:id="rId30" w:history="1">
        <w:r w:rsidR="00CA25D8" w:rsidRPr="004B6C79">
          <w:rPr>
            <w:rStyle w:val="Hyperlink"/>
            <w:rFonts w:ascii="Calibri Light" w:hAnsi="Calibri Light"/>
            <w:i/>
            <w:color w:val="000000" w:themeColor="text1"/>
            <w:sz w:val="22"/>
            <w:szCs w:val="22"/>
            <w:u w:val="none"/>
          </w:rPr>
          <w:t>\\PSOFTDEV85\FTPROOT\STAGING\PCPREP_HSBII.TXT</w:t>
        </w:r>
      </w:hyperlink>
    </w:p>
    <w:p w14:paraId="4612372F" w14:textId="77777777" w:rsidR="00E73D9C" w:rsidRDefault="00E73D9C" w:rsidP="00CC6CEB">
      <w:pPr>
        <w:ind w:left="360"/>
        <w:rPr>
          <w:rFonts w:ascii="Calibri Light" w:hAnsi="Calibri Light"/>
          <w:lang w:val="en-IN"/>
        </w:rPr>
      </w:pPr>
    </w:p>
    <w:p w14:paraId="43DBEFF3" w14:textId="77777777" w:rsidR="00AB33A8" w:rsidRDefault="00AB33A8" w:rsidP="00CC6CEB">
      <w:pPr>
        <w:ind w:left="360"/>
        <w:rPr>
          <w:rFonts w:ascii="Calibri Light" w:hAnsi="Calibri Light"/>
          <w:lang w:val="en-IN"/>
        </w:rPr>
      </w:pPr>
    </w:p>
    <w:p w14:paraId="67910A00" w14:textId="77777777" w:rsidR="00CC6CEB" w:rsidRDefault="00CC6CEB" w:rsidP="00CC6CEB">
      <w:pPr>
        <w:ind w:left="360"/>
        <w:rPr>
          <w:lang w:val="en-IN"/>
        </w:rPr>
      </w:pPr>
      <w:r>
        <w:rPr>
          <w:noProof/>
          <w:lang w:val="en-IN" w:eastAsia="en-IN"/>
        </w:rPr>
        <w:drawing>
          <wp:inline distT="0" distB="0" distL="0" distR="0" wp14:anchorId="4BA765B9" wp14:editId="6FF639C7">
            <wp:extent cx="6248400" cy="790575"/>
            <wp:effectExtent l="0" t="0" r="0" b="9525"/>
            <wp:docPr id="16" name="Picture 16" descr="cid:image001.jpg@01D236E4.A7BA8D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1.jpg@01D236E4.A7BA8D30"/>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bwMode="auto">
                    <a:xfrm>
                      <a:off x="0" y="0"/>
                      <a:ext cx="6248400" cy="790575"/>
                    </a:xfrm>
                    <a:prstGeom prst="rect">
                      <a:avLst/>
                    </a:prstGeom>
                    <a:noFill/>
                    <a:ln>
                      <a:noFill/>
                    </a:ln>
                  </pic:spPr>
                </pic:pic>
              </a:graphicData>
            </a:graphic>
          </wp:inline>
        </w:drawing>
      </w:r>
    </w:p>
    <w:p w14:paraId="4239A234" w14:textId="77777777" w:rsidR="00CC6CEB" w:rsidRDefault="00CC6CEB" w:rsidP="00CC6CEB">
      <w:pPr>
        <w:ind w:left="360"/>
        <w:rPr>
          <w:rFonts w:ascii="Calibri" w:hAnsi="Calibri"/>
          <w:sz w:val="22"/>
          <w:szCs w:val="22"/>
          <w:lang w:val="en-IN"/>
        </w:rPr>
      </w:pPr>
    </w:p>
    <w:p w14:paraId="38107690" w14:textId="3931108F" w:rsidR="00754B91" w:rsidRDefault="00754B91" w:rsidP="00CC6CEB">
      <w:pPr>
        <w:ind w:left="360"/>
        <w:rPr>
          <w:rFonts w:ascii="Calibri Light" w:hAnsi="Calibri Light"/>
          <w:lang w:val="en-IN"/>
        </w:rPr>
      </w:pPr>
      <w:r w:rsidRPr="00754B91">
        <w:rPr>
          <w:rFonts w:ascii="Calibri Light" w:hAnsi="Calibri Light"/>
          <w:sz w:val="22"/>
          <w:szCs w:val="22"/>
          <w:lang w:val="en-IN"/>
        </w:rPr>
        <w:t xml:space="preserve">Once the data is uploaded in interface table, another process runs and delete these file. This process runs for both, IIC and CT. </w:t>
      </w:r>
      <w:r w:rsidR="00CC6CEB">
        <w:rPr>
          <w:rFonts w:ascii="Calibri Light" w:hAnsi="Calibri Light"/>
          <w:lang w:val="en-IN"/>
        </w:rPr>
        <w:t xml:space="preserve">The </w:t>
      </w:r>
      <w:r w:rsidR="00F45BFF">
        <w:rPr>
          <w:rFonts w:ascii="Calibri Light" w:hAnsi="Calibri Light"/>
          <w:lang w:val="en-IN"/>
        </w:rPr>
        <w:t>folder path for</w:t>
      </w:r>
      <w:r w:rsidR="00CC6CEB">
        <w:rPr>
          <w:rFonts w:ascii="Calibri Light" w:hAnsi="Calibri Light"/>
          <w:lang w:val="en-IN"/>
        </w:rPr>
        <w:t xml:space="preserve"> batch file </w:t>
      </w:r>
      <w:r>
        <w:rPr>
          <w:rFonts w:ascii="Calibri Light" w:hAnsi="Calibri Light"/>
          <w:lang w:val="en-IN"/>
        </w:rPr>
        <w:t>are</w:t>
      </w:r>
      <w:r w:rsidR="00FA1780">
        <w:rPr>
          <w:rFonts w:ascii="Calibri Light" w:hAnsi="Calibri Light"/>
          <w:lang w:val="en-IN"/>
        </w:rPr>
        <w:t>:</w:t>
      </w:r>
    </w:p>
    <w:p w14:paraId="6AA14BB3" w14:textId="77777777" w:rsidR="00754B91" w:rsidRPr="00F45BFF" w:rsidRDefault="00CC6CEB" w:rsidP="00754B91">
      <w:pPr>
        <w:pStyle w:val="ListParagraph"/>
        <w:numPr>
          <w:ilvl w:val="0"/>
          <w:numId w:val="53"/>
        </w:numPr>
        <w:rPr>
          <w:rFonts w:ascii="Calibri Light" w:hAnsi="Calibri Light"/>
          <w:i/>
          <w:iCs/>
          <w:sz w:val="22"/>
          <w:szCs w:val="22"/>
          <w:lang w:val="en-IN"/>
        </w:rPr>
      </w:pPr>
      <w:r w:rsidRPr="00F45BFF">
        <w:rPr>
          <w:rFonts w:ascii="Calibri Light" w:hAnsi="Calibri Light"/>
          <w:sz w:val="22"/>
          <w:szCs w:val="22"/>
          <w:lang w:val="en-IN"/>
        </w:rPr>
        <w:t xml:space="preserve">HSBCT </w:t>
      </w:r>
      <w:r w:rsidR="00754B91" w:rsidRPr="00F45BFF">
        <w:rPr>
          <w:rFonts w:ascii="Calibri Light" w:hAnsi="Calibri Light"/>
          <w:sz w:val="22"/>
          <w:szCs w:val="22"/>
          <w:lang w:val="en-IN"/>
        </w:rPr>
        <w:t>-</w:t>
      </w:r>
      <w:r w:rsidRPr="00F45BFF">
        <w:rPr>
          <w:rFonts w:ascii="Calibri Light" w:hAnsi="Calibri Light"/>
          <w:sz w:val="22"/>
          <w:szCs w:val="22"/>
          <w:lang w:val="en-IN"/>
        </w:rPr>
        <w:t xml:space="preserve"> </w:t>
      </w:r>
      <w:r w:rsidR="00754B91" w:rsidRPr="00F45BFF">
        <w:rPr>
          <w:rFonts w:ascii="Calibri Light" w:hAnsi="Calibri Light"/>
          <w:i/>
          <w:iCs/>
          <w:sz w:val="22"/>
          <w:szCs w:val="22"/>
          <w:lang w:val="en-IN"/>
        </w:rPr>
        <w:t>PSFINPROD91\</w:t>
      </w:r>
      <w:proofErr w:type="spellStart"/>
      <w:r w:rsidR="00754B91" w:rsidRPr="00F45BFF">
        <w:rPr>
          <w:rFonts w:ascii="Calibri Light" w:hAnsi="Calibri Light"/>
          <w:i/>
          <w:iCs/>
          <w:sz w:val="22"/>
          <w:szCs w:val="22"/>
          <w:lang w:val="en-IN"/>
        </w:rPr>
        <w:t>psoft</w:t>
      </w:r>
      <w:proofErr w:type="spellEnd"/>
      <w:r w:rsidR="00754B91" w:rsidRPr="00F45BFF">
        <w:rPr>
          <w:rFonts w:ascii="Calibri Light" w:hAnsi="Calibri Light"/>
          <w:i/>
          <w:iCs/>
          <w:sz w:val="22"/>
          <w:szCs w:val="22"/>
          <w:lang w:val="en-IN"/>
        </w:rPr>
        <w:t>\fscm91\user\</w:t>
      </w:r>
      <w:r w:rsidRPr="00F45BFF">
        <w:rPr>
          <w:rFonts w:ascii="Calibri Light" w:hAnsi="Calibri Light"/>
          <w:i/>
          <w:iCs/>
          <w:sz w:val="22"/>
          <w:szCs w:val="22"/>
          <w:lang w:val="en-IN"/>
        </w:rPr>
        <w:t>lotus_HSBCT_delete.bat</w:t>
      </w:r>
      <w:r w:rsidRPr="00F45BFF">
        <w:rPr>
          <w:rFonts w:ascii="Calibri Light" w:hAnsi="Calibri Light"/>
          <w:sz w:val="22"/>
          <w:szCs w:val="22"/>
          <w:lang w:val="en-IN"/>
        </w:rPr>
        <w:t xml:space="preserve"> </w:t>
      </w:r>
    </w:p>
    <w:p w14:paraId="48E2069E" w14:textId="77777777" w:rsidR="00754B91" w:rsidRPr="00F45BFF" w:rsidRDefault="00754B91" w:rsidP="00754B91">
      <w:pPr>
        <w:pStyle w:val="ListParagraph"/>
        <w:numPr>
          <w:ilvl w:val="0"/>
          <w:numId w:val="53"/>
        </w:numPr>
        <w:rPr>
          <w:rFonts w:ascii="Calibri Light" w:hAnsi="Calibri Light"/>
          <w:i/>
          <w:iCs/>
          <w:sz w:val="22"/>
          <w:szCs w:val="22"/>
          <w:lang w:val="en-IN"/>
        </w:rPr>
      </w:pPr>
      <w:r w:rsidRPr="00F45BFF">
        <w:rPr>
          <w:rFonts w:ascii="Calibri Light" w:hAnsi="Calibri Light"/>
          <w:sz w:val="22"/>
          <w:szCs w:val="22"/>
          <w:lang w:val="en-IN"/>
        </w:rPr>
        <w:t>IIC        -</w:t>
      </w:r>
      <w:r w:rsidR="00CC6CEB" w:rsidRPr="00F45BFF">
        <w:rPr>
          <w:rFonts w:ascii="Calibri Light" w:hAnsi="Calibri Light"/>
          <w:sz w:val="22"/>
          <w:szCs w:val="22"/>
          <w:lang w:val="en-IN"/>
        </w:rPr>
        <w:t xml:space="preserve"> </w:t>
      </w:r>
      <w:r w:rsidRPr="00F45BFF">
        <w:rPr>
          <w:rFonts w:ascii="Calibri Light" w:hAnsi="Calibri Light"/>
          <w:i/>
          <w:iCs/>
          <w:sz w:val="22"/>
          <w:szCs w:val="22"/>
          <w:lang w:val="en-IN"/>
        </w:rPr>
        <w:t>PSFINPROD91\</w:t>
      </w:r>
      <w:proofErr w:type="spellStart"/>
      <w:r w:rsidRPr="00F45BFF">
        <w:rPr>
          <w:rFonts w:ascii="Calibri Light" w:hAnsi="Calibri Light"/>
          <w:i/>
          <w:iCs/>
          <w:sz w:val="22"/>
          <w:szCs w:val="22"/>
          <w:lang w:val="en-IN"/>
        </w:rPr>
        <w:t>psoft</w:t>
      </w:r>
      <w:proofErr w:type="spellEnd"/>
      <w:r w:rsidRPr="00F45BFF">
        <w:rPr>
          <w:rFonts w:ascii="Calibri Light" w:hAnsi="Calibri Light"/>
          <w:i/>
          <w:iCs/>
          <w:sz w:val="22"/>
          <w:szCs w:val="22"/>
          <w:lang w:val="en-IN"/>
        </w:rPr>
        <w:t>\fscm91\user\</w:t>
      </w:r>
      <w:r w:rsidR="00CC6CEB" w:rsidRPr="00F45BFF">
        <w:rPr>
          <w:rFonts w:ascii="Calibri Light" w:hAnsi="Calibri Light"/>
          <w:i/>
          <w:iCs/>
          <w:sz w:val="22"/>
          <w:szCs w:val="22"/>
          <w:lang w:val="en-IN"/>
        </w:rPr>
        <w:t xml:space="preserve">lotus_HSBII_delete.bat </w:t>
      </w:r>
    </w:p>
    <w:p w14:paraId="2224A727" w14:textId="77777777" w:rsidR="00754B91" w:rsidRDefault="00754B91" w:rsidP="00754B91">
      <w:pPr>
        <w:pStyle w:val="ListParagraph"/>
        <w:ind w:left="1068"/>
        <w:rPr>
          <w:rFonts w:ascii="Calibri Light" w:hAnsi="Calibri Light"/>
          <w:lang w:val="en-IN"/>
        </w:rPr>
      </w:pPr>
    </w:p>
    <w:p w14:paraId="732D4F24" w14:textId="77777777" w:rsidR="00CC6CEB" w:rsidRDefault="00CC6CEB" w:rsidP="00CC6CEB">
      <w:pPr>
        <w:ind w:left="360"/>
        <w:rPr>
          <w:rFonts w:ascii="Calibri Light" w:hAnsi="Calibri Light"/>
          <w:i/>
          <w:iCs/>
          <w:lang w:val="en-IN"/>
        </w:rPr>
      </w:pPr>
    </w:p>
    <w:p w14:paraId="2C421F53" w14:textId="77777777" w:rsidR="00CC6CEB" w:rsidRDefault="00CC6CEB" w:rsidP="00CC6CEB">
      <w:pPr>
        <w:ind w:left="708"/>
        <w:rPr>
          <w:rFonts w:ascii="Calibri Light" w:hAnsi="Calibri Light"/>
          <w:lang w:val="en-IN"/>
        </w:rPr>
      </w:pPr>
      <w:r>
        <w:rPr>
          <w:noProof/>
          <w:lang w:val="en-IN" w:eastAsia="en-IN"/>
        </w:rPr>
        <w:drawing>
          <wp:inline distT="0" distB="0" distL="0" distR="0" wp14:anchorId="541383BF" wp14:editId="0BB22B5A">
            <wp:extent cx="4305300" cy="2876550"/>
            <wp:effectExtent l="0" t="0" r="0" b="0"/>
            <wp:docPr id="14" name="Picture 14" descr="cid:image002.jpg@01D236E4.A7BA8D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jpg@01D236E4.A7BA8D30"/>
                    <pic:cNvPicPr>
                      <a:picLocks noChangeAspect="1" noChangeArrowheads="1"/>
                    </pic:cNvPicPr>
                  </pic:nvPicPr>
                  <pic:blipFill>
                    <a:blip r:embed="rId33" r:link="rId34">
                      <a:extLst>
                        <a:ext uri="{28A0092B-C50C-407E-A947-70E740481C1C}">
                          <a14:useLocalDpi xmlns:a14="http://schemas.microsoft.com/office/drawing/2010/main" val="0"/>
                        </a:ext>
                      </a:extLst>
                    </a:blip>
                    <a:srcRect/>
                    <a:stretch>
                      <a:fillRect/>
                    </a:stretch>
                  </pic:blipFill>
                  <pic:spPr bwMode="auto">
                    <a:xfrm>
                      <a:off x="0" y="0"/>
                      <a:ext cx="4305300" cy="2876550"/>
                    </a:xfrm>
                    <a:prstGeom prst="rect">
                      <a:avLst/>
                    </a:prstGeom>
                    <a:noFill/>
                    <a:ln>
                      <a:noFill/>
                    </a:ln>
                  </pic:spPr>
                </pic:pic>
              </a:graphicData>
            </a:graphic>
          </wp:inline>
        </w:drawing>
      </w:r>
    </w:p>
    <w:p w14:paraId="7FB887BE" w14:textId="77777777" w:rsidR="000C0FB0" w:rsidRDefault="000C0FB0" w:rsidP="00CC6CEB">
      <w:pPr>
        <w:ind w:left="708"/>
        <w:rPr>
          <w:rFonts w:ascii="Calibri Light" w:hAnsi="Calibri Light"/>
          <w:lang w:val="en-IN"/>
        </w:rPr>
      </w:pPr>
    </w:p>
    <w:p w14:paraId="653C86FF" w14:textId="77777777" w:rsidR="000C0FB0" w:rsidRPr="00B30C18" w:rsidRDefault="000C0FB0" w:rsidP="000C0FB0">
      <w:pPr>
        <w:ind w:firstLine="360"/>
        <w:rPr>
          <w:rFonts w:ascii="Calibri Light" w:hAnsi="Calibri Light"/>
          <w:color w:val="000000" w:themeColor="text1"/>
          <w:sz w:val="22"/>
          <w:szCs w:val="22"/>
        </w:rPr>
      </w:pPr>
      <w:r w:rsidRPr="000F6BC5">
        <w:rPr>
          <w:rFonts w:ascii="Calibri Light" w:hAnsi="Calibri Light"/>
          <w:color w:val="000000" w:themeColor="text1"/>
          <w:sz w:val="22"/>
          <w:szCs w:val="22"/>
        </w:rPr>
        <w:t xml:space="preserve">Point of contact for Lotus notes </w:t>
      </w:r>
      <w:r w:rsidR="00253ED7">
        <w:rPr>
          <w:rFonts w:ascii="Calibri Light" w:hAnsi="Calibri Light"/>
          <w:color w:val="000000" w:themeColor="text1"/>
          <w:sz w:val="22"/>
          <w:szCs w:val="22"/>
        </w:rPr>
        <w:t xml:space="preserve">is </w:t>
      </w:r>
      <w:r w:rsidR="00253ED7" w:rsidRPr="00DD25E5">
        <w:rPr>
          <w:rFonts w:ascii="Calibri Light" w:hAnsi="Calibri Light"/>
          <w:color w:val="000000" w:themeColor="text1"/>
          <w:sz w:val="22"/>
          <w:szCs w:val="22"/>
        </w:rPr>
        <w:t>Ahren (ahren_niles@hsb.com)</w:t>
      </w:r>
    </w:p>
    <w:p w14:paraId="5E13D1F5" w14:textId="77777777" w:rsidR="00CC6CEB" w:rsidRDefault="00CC6CEB" w:rsidP="008856FB">
      <w:pPr>
        <w:ind w:left="360"/>
        <w:rPr>
          <w:rFonts w:ascii="Calibri Light" w:hAnsi="Calibri Light"/>
          <w:b/>
        </w:rPr>
      </w:pPr>
    </w:p>
    <w:p w14:paraId="396A7E5E" w14:textId="77777777" w:rsidR="00E83F89" w:rsidRPr="00AB3F85" w:rsidRDefault="00F34513" w:rsidP="008856FB">
      <w:pPr>
        <w:ind w:left="360"/>
        <w:rPr>
          <w:rFonts w:ascii="Calibri Light" w:hAnsi="Calibri Light"/>
          <w:b/>
        </w:rPr>
      </w:pPr>
      <w:r w:rsidRPr="00AB3F85">
        <w:rPr>
          <w:rFonts w:ascii="Calibri Light" w:hAnsi="Calibri Light"/>
          <w:b/>
        </w:rPr>
        <w:t xml:space="preserve">Project Status, </w:t>
      </w:r>
      <w:r w:rsidR="00E83F89" w:rsidRPr="00AB3F85">
        <w:rPr>
          <w:rFonts w:ascii="Calibri Light" w:hAnsi="Calibri Light"/>
          <w:b/>
        </w:rPr>
        <w:t>Activity Status</w:t>
      </w:r>
      <w:r w:rsidRPr="00AB3F85">
        <w:rPr>
          <w:rFonts w:ascii="Calibri Light" w:hAnsi="Calibri Light"/>
          <w:b/>
        </w:rPr>
        <w:t xml:space="preserve"> and Resource Update</w:t>
      </w:r>
    </w:p>
    <w:p w14:paraId="457EB83C" w14:textId="77777777" w:rsidR="00EC11D6" w:rsidRDefault="00EC11D6" w:rsidP="008856FB">
      <w:pPr>
        <w:ind w:left="360"/>
        <w:rPr>
          <w:b/>
        </w:rPr>
      </w:pPr>
    </w:p>
    <w:p w14:paraId="296EB8B4" w14:textId="534CE2F1" w:rsidR="00E83F89" w:rsidRDefault="00E83F89" w:rsidP="008856FB">
      <w:pPr>
        <w:ind w:left="360"/>
        <w:rPr>
          <w:rFonts w:ascii="Calibri Light" w:hAnsi="Calibri Light"/>
          <w:sz w:val="22"/>
          <w:szCs w:val="22"/>
        </w:rPr>
      </w:pPr>
      <w:r w:rsidRPr="00EC11D6">
        <w:rPr>
          <w:rFonts w:ascii="Calibri Light" w:hAnsi="Calibri Light"/>
          <w:sz w:val="22"/>
          <w:szCs w:val="22"/>
        </w:rPr>
        <w:t xml:space="preserve">There are </w:t>
      </w:r>
      <w:r w:rsidR="009301B8">
        <w:rPr>
          <w:rFonts w:ascii="Calibri Light" w:hAnsi="Calibri Light"/>
          <w:sz w:val="22"/>
          <w:szCs w:val="22"/>
        </w:rPr>
        <w:t>three</w:t>
      </w:r>
      <w:r w:rsidRPr="00EC11D6">
        <w:rPr>
          <w:rFonts w:ascii="Calibri Light" w:hAnsi="Calibri Light"/>
          <w:sz w:val="22"/>
          <w:szCs w:val="22"/>
        </w:rPr>
        <w:t xml:space="preserve"> jobs for updating the value for project </w:t>
      </w:r>
      <w:r w:rsidR="00E11F64" w:rsidRPr="00EC11D6">
        <w:rPr>
          <w:rFonts w:ascii="Calibri Light" w:hAnsi="Calibri Light"/>
          <w:sz w:val="22"/>
          <w:szCs w:val="22"/>
        </w:rPr>
        <w:t>Status,</w:t>
      </w:r>
      <w:r w:rsidR="007D5901">
        <w:rPr>
          <w:rFonts w:ascii="Calibri Light" w:hAnsi="Calibri Light"/>
          <w:sz w:val="22"/>
          <w:szCs w:val="22"/>
        </w:rPr>
        <w:t xml:space="preserve"> </w:t>
      </w:r>
      <w:r w:rsidRPr="00EC11D6">
        <w:rPr>
          <w:rFonts w:ascii="Calibri Light" w:hAnsi="Calibri Light"/>
          <w:sz w:val="22"/>
          <w:szCs w:val="22"/>
        </w:rPr>
        <w:t xml:space="preserve">Activity </w:t>
      </w:r>
      <w:r w:rsidR="00EC11D6" w:rsidRPr="00EC11D6">
        <w:rPr>
          <w:rFonts w:ascii="Calibri Light" w:hAnsi="Calibri Light"/>
          <w:sz w:val="22"/>
          <w:szCs w:val="22"/>
        </w:rPr>
        <w:t>Status</w:t>
      </w:r>
      <w:r w:rsidR="007D5901">
        <w:rPr>
          <w:rFonts w:ascii="Calibri Light" w:hAnsi="Calibri Light"/>
          <w:sz w:val="22"/>
          <w:szCs w:val="22"/>
        </w:rPr>
        <w:t xml:space="preserve"> and Resource Data</w:t>
      </w:r>
      <w:r w:rsidR="00EC11D6" w:rsidRPr="00EC11D6">
        <w:rPr>
          <w:rFonts w:ascii="Calibri Light" w:hAnsi="Calibri Light"/>
          <w:sz w:val="22"/>
          <w:szCs w:val="22"/>
        </w:rPr>
        <w:t xml:space="preserve">: </w:t>
      </w:r>
      <w:r w:rsidR="00EC11D6">
        <w:rPr>
          <w:rFonts w:ascii="Calibri Light" w:hAnsi="Calibri Light"/>
          <w:sz w:val="22"/>
          <w:szCs w:val="22"/>
        </w:rPr>
        <w:t>‘</w:t>
      </w:r>
      <w:r w:rsidR="00466820" w:rsidRPr="00466820">
        <w:rPr>
          <w:rFonts w:ascii="Calibri Light" w:hAnsi="Calibri Light"/>
          <w:sz w:val="22"/>
          <w:szCs w:val="22"/>
        </w:rPr>
        <w:t>HSBPC100AE’</w:t>
      </w:r>
      <w:r w:rsidR="00EC11D6" w:rsidRPr="00EC11D6">
        <w:rPr>
          <w:rFonts w:ascii="Calibri Light" w:hAnsi="Calibri Light"/>
        </w:rPr>
        <w:t>,</w:t>
      </w:r>
      <w:r w:rsidR="00466820" w:rsidRPr="00466820">
        <w:rPr>
          <w:rFonts w:ascii="Calibri Light" w:hAnsi="Calibri Light"/>
          <w:b/>
          <w:sz w:val="22"/>
          <w:szCs w:val="22"/>
        </w:rPr>
        <w:t xml:space="preserve"> </w:t>
      </w:r>
      <w:r w:rsidR="00466820" w:rsidRPr="00466820">
        <w:rPr>
          <w:rFonts w:ascii="Calibri Light" w:hAnsi="Calibri Light"/>
          <w:sz w:val="22"/>
          <w:szCs w:val="22"/>
        </w:rPr>
        <w:t xml:space="preserve">‘HSP2000’ </w:t>
      </w:r>
      <w:r w:rsidR="009301B8" w:rsidRPr="00466820">
        <w:rPr>
          <w:rFonts w:ascii="Calibri Light" w:hAnsi="Calibri Light"/>
        </w:rPr>
        <w:t xml:space="preserve">and </w:t>
      </w:r>
      <w:r w:rsidR="00466820" w:rsidRPr="00466820">
        <w:rPr>
          <w:rFonts w:ascii="Calibri Light" w:hAnsi="Calibri Light"/>
        </w:rPr>
        <w:t>‘</w:t>
      </w:r>
      <w:r w:rsidR="00466820" w:rsidRPr="00466820">
        <w:rPr>
          <w:rFonts w:ascii="Calibri Light" w:hAnsi="Calibri Light"/>
          <w:sz w:val="22"/>
          <w:szCs w:val="22"/>
        </w:rPr>
        <w:t>HSP3000’</w:t>
      </w:r>
      <w:r w:rsidRPr="00EC11D6">
        <w:rPr>
          <w:rFonts w:ascii="Calibri Light" w:hAnsi="Calibri Light"/>
          <w:sz w:val="22"/>
          <w:szCs w:val="22"/>
        </w:rPr>
        <w:t>.</w:t>
      </w:r>
      <w:r w:rsidR="00EC11D6" w:rsidRPr="00EC11D6">
        <w:rPr>
          <w:rFonts w:ascii="Calibri Light" w:hAnsi="Calibri Light"/>
          <w:sz w:val="22"/>
          <w:szCs w:val="22"/>
        </w:rPr>
        <w:t xml:space="preserve"> </w:t>
      </w:r>
      <w:r w:rsidR="009301B8">
        <w:rPr>
          <w:rFonts w:ascii="Calibri Light" w:hAnsi="Calibri Light"/>
          <w:sz w:val="22"/>
          <w:szCs w:val="22"/>
        </w:rPr>
        <w:t xml:space="preserve">All these processes are scheduled to run at </w:t>
      </w:r>
      <w:r w:rsidR="00E84E5E">
        <w:rPr>
          <w:rFonts w:ascii="Calibri Light" w:hAnsi="Calibri Light"/>
          <w:sz w:val="22"/>
          <w:szCs w:val="22"/>
        </w:rPr>
        <w:t>6.30 PM</w:t>
      </w:r>
      <w:r w:rsidR="009301B8">
        <w:rPr>
          <w:rFonts w:ascii="Calibri Light" w:hAnsi="Calibri Light"/>
          <w:sz w:val="22"/>
          <w:szCs w:val="22"/>
        </w:rPr>
        <w:t>.</w:t>
      </w:r>
    </w:p>
    <w:p w14:paraId="17B0A23E" w14:textId="77777777" w:rsidR="00AD08BB" w:rsidRPr="00EC11D6" w:rsidRDefault="00AD08BB" w:rsidP="008856FB">
      <w:pPr>
        <w:ind w:left="360"/>
        <w:rPr>
          <w:rFonts w:ascii="Calibri Light" w:hAnsi="Calibri Light"/>
          <w:sz w:val="22"/>
          <w:szCs w:val="22"/>
        </w:rPr>
      </w:pPr>
    </w:p>
    <w:p w14:paraId="6E4CD79F" w14:textId="29F0DACB" w:rsidR="00FE1D05" w:rsidRPr="000B6B15" w:rsidRDefault="00E11F64" w:rsidP="000B6B15">
      <w:pPr>
        <w:pStyle w:val="ListParagraph"/>
        <w:numPr>
          <w:ilvl w:val="0"/>
          <w:numId w:val="48"/>
        </w:numPr>
        <w:rPr>
          <w:rFonts w:ascii="Calibri Light" w:hAnsi="Calibri Light"/>
          <w:sz w:val="22"/>
          <w:szCs w:val="22"/>
        </w:rPr>
      </w:pPr>
      <w:r>
        <w:rPr>
          <w:rFonts w:ascii="Calibri Light" w:hAnsi="Calibri Light"/>
          <w:b/>
          <w:sz w:val="22"/>
          <w:szCs w:val="22"/>
        </w:rPr>
        <w:t>HSBPC100AE</w:t>
      </w:r>
      <w:r w:rsidRPr="000B6B15">
        <w:rPr>
          <w:rFonts w:ascii="Calibri Light" w:hAnsi="Calibri Light"/>
          <w:sz w:val="22"/>
          <w:szCs w:val="22"/>
        </w:rPr>
        <w:t>:</w:t>
      </w:r>
      <w:r w:rsidR="00BE6FD5" w:rsidRPr="000B6B15">
        <w:rPr>
          <w:rFonts w:ascii="Calibri Light" w:hAnsi="Calibri Light"/>
          <w:sz w:val="22"/>
          <w:szCs w:val="22"/>
        </w:rPr>
        <w:t xml:space="preserve"> </w:t>
      </w:r>
      <w:r w:rsidR="00411326">
        <w:rPr>
          <w:rFonts w:ascii="Calibri Light" w:hAnsi="Calibri Light"/>
          <w:sz w:val="22"/>
          <w:szCs w:val="22"/>
        </w:rPr>
        <w:t>It</w:t>
      </w:r>
      <w:r w:rsidR="00411326" w:rsidRPr="000B6B15">
        <w:rPr>
          <w:rFonts w:ascii="Calibri Light" w:hAnsi="Calibri Light"/>
          <w:sz w:val="22"/>
          <w:szCs w:val="22"/>
        </w:rPr>
        <w:t xml:space="preserve"> </w:t>
      </w:r>
      <w:r w:rsidR="00D64F55" w:rsidRPr="000B6B15">
        <w:rPr>
          <w:rFonts w:ascii="Calibri Light" w:hAnsi="Calibri Light"/>
          <w:sz w:val="22"/>
          <w:szCs w:val="22"/>
        </w:rPr>
        <w:t>is an Application Engine process which analyze</w:t>
      </w:r>
      <w:r w:rsidR="00F96F82">
        <w:rPr>
          <w:rFonts w:ascii="Calibri Light" w:hAnsi="Calibri Light"/>
          <w:sz w:val="22"/>
          <w:szCs w:val="22"/>
        </w:rPr>
        <w:t>s</w:t>
      </w:r>
      <w:r w:rsidR="00D64F55" w:rsidRPr="000B6B15">
        <w:rPr>
          <w:rFonts w:ascii="Calibri Light" w:hAnsi="Calibri Light"/>
          <w:sz w:val="22"/>
          <w:szCs w:val="22"/>
        </w:rPr>
        <w:t xml:space="preserve"> the Project data</w:t>
      </w:r>
      <w:r w:rsidR="007047CD" w:rsidRPr="000B6B15">
        <w:rPr>
          <w:rFonts w:ascii="Calibri Light" w:hAnsi="Calibri Light"/>
          <w:sz w:val="22"/>
          <w:szCs w:val="22"/>
        </w:rPr>
        <w:t xml:space="preserve"> to find out </w:t>
      </w:r>
      <w:r w:rsidR="006C430C" w:rsidRPr="000B6B15">
        <w:rPr>
          <w:rFonts w:ascii="Calibri Light" w:hAnsi="Calibri Light"/>
          <w:sz w:val="22"/>
          <w:szCs w:val="22"/>
        </w:rPr>
        <w:t>the Project avai</w:t>
      </w:r>
      <w:r w:rsidR="00D37B22" w:rsidRPr="000B6B15">
        <w:rPr>
          <w:rFonts w:ascii="Calibri Light" w:hAnsi="Calibri Light"/>
          <w:sz w:val="22"/>
          <w:szCs w:val="22"/>
        </w:rPr>
        <w:t>la</w:t>
      </w:r>
      <w:r w:rsidR="006C430C" w:rsidRPr="000B6B15">
        <w:rPr>
          <w:rFonts w:ascii="Calibri Light" w:hAnsi="Calibri Light"/>
          <w:sz w:val="22"/>
          <w:szCs w:val="22"/>
        </w:rPr>
        <w:t>bility in PeopleSoft system</w:t>
      </w:r>
      <w:r w:rsidR="00D64F55" w:rsidRPr="000B6B15">
        <w:rPr>
          <w:rFonts w:ascii="Calibri Light" w:hAnsi="Calibri Light"/>
          <w:sz w:val="22"/>
          <w:szCs w:val="22"/>
        </w:rPr>
        <w:t>.</w:t>
      </w:r>
      <w:r w:rsidR="00FE1D05" w:rsidRPr="000B6B15">
        <w:rPr>
          <w:rFonts w:ascii="Calibri Light" w:hAnsi="Calibri Light"/>
          <w:sz w:val="22"/>
          <w:szCs w:val="22"/>
        </w:rPr>
        <w:t xml:space="preserve"> If </w:t>
      </w:r>
      <w:r w:rsidR="006C430C" w:rsidRPr="000B6B15">
        <w:rPr>
          <w:rFonts w:ascii="Calibri Light" w:hAnsi="Calibri Light"/>
          <w:sz w:val="22"/>
          <w:szCs w:val="22"/>
        </w:rPr>
        <w:t>the Project is available</w:t>
      </w:r>
      <w:r w:rsidR="00F96F82">
        <w:rPr>
          <w:rFonts w:ascii="Calibri Light" w:hAnsi="Calibri Light"/>
          <w:sz w:val="22"/>
          <w:szCs w:val="22"/>
        </w:rPr>
        <w:t>,</w:t>
      </w:r>
      <w:r w:rsidR="006C430C" w:rsidRPr="000B6B15">
        <w:rPr>
          <w:rFonts w:ascii="Calibri Light" w:hAnsi="Calibri Light"/>
          <w:sz w:val="22"/>
          <w:szCs w:val="22"/>
        </w:rPr>
        <w:t xml:space="preserve"> then it will</w:t>
      </w:r>
      <w:r w:rsidR="00FE1D05" w:rsidRPr="000B6B15">
        <w:rPr>
          <w:rFonts w:ascii="Calibri Light" w:hAnsi="Calibri Light"/>
          <w:sz w:val="22"/>
          <w:szCs w:val="22"/>
        </w:rPr>
        <w:t xml:space="preserve"> assign value ‘B’ in the record </w:t>
      </w:r>
      <w:r w:rsidR="00C2651B" w:rsidRPr="000B6B15">
        <w:rPr>
          <w:rFonts w:ascii="Calibri Light" w:hAnsi="Calibri Light"/>
          <w:sz w:val="22"/>
          <w:szCs w:val="22"/>
        </w:rPr>
        <w:t>(</w:t>
      </w:r>
      <w:r w:rsidR="00411326" w:rsidRPr="001A11B2">
        <w:rPr>
          <w:rFonts w:ascii="Calibri Light" w:hAnsi="Calibri Light"/>
          <w:color w:val="000000" w:themeColor="text1"/>
          <w:sz w:val="22"/>
          <w:szCs w:val="22"/>
        </w:rPr>
        <w:t>HSB_ADDR_STATUS</w:t>
      </w:r>
      <w:r w:rsidR="003672E9" w:rsidRPr="001A11B2">
        <w:rPr>
          <w:rFonts w:ascii="Calibri Light" w:hAnsi="Calibri Light"/>
          <w:color w:val="000000" w:themeColor="text1"/>
          <w:sz w:val="22"/>
          <w:szCs w:val="22"/>
        </w:rPr>
        <w:t xml:space="preserve">) </w:t>
      </w:r>
      <w:r w:rsidR="003672E9" w:rsidRPr="000B6B15">
        <w:rPr>
          <w:rFonts w:ascii="Calibri Light" w:hAnsi="Calibri Light"/>
          <w:sz w:val="22"/>
          <w:szCs w:val="22"/>
        </w:rPr>
        <w:t>HSB</w:t>
      </w:r>
      <w:r w:rsidR="00FE1D05" w:rsidRPr="000B6B15">
        <w:rPr>
          <w:rFonts w:ascii="Calibri Light" w:hAnsi="Calibri Light"/>
          <w:sz w:val="22"/>
          <w:szCs w:val="22"/>
        </w:rPr>
        <w:t xml:space="preserve">_PC_INT1 and </w:t>
      </w:r>
      <w:r w:rsidR="007047CD" w:rsidRPr="000B6B15">
        <w:rPr>
          <w:rFonts w:ascii="Calibri Light" w:hAnsi="Calibri Light"/>
          <w:sz w:val="22"/>
          <w:szCs w:val="22"/>
        </w:rPr>
        <w:t xml:space="preserve">that record is </w:t>
      </w:r>
      <w:r w:rsidR="00C2651B" w:rsidRPr="000B6B15">
        <w:rPr>
          <w:rFonts w:ascii="Calibri Light" w:hAnsi="Calibri Light"/>
          <w:sz w:val="22"/>
          <w:szCs w:val="22"/>
        </w:rPr>
        <w:t>not</w:t>
      </w:r>
      <w:r w:rsidR="007047CD" w:rsidRPr="000B6B15">
        <w:rPr>
          <w:rFonts w:ascii="Calibri Light" w:hAnsi="Calibri Light"/>
          <w:sz w:val="22"/>
          <w:szCs w:val="22"/>
        </w:rPr>
        <w:t xml:space="preserve"> inserting it into </w:t>
      </w:r>
      <w:r w:rsidR="007047CD" w:rsidRPr="001723DD">
        <w:rPr>
          <w:rFonts w:ascii="Calibri Light" w:hAnsi="Calibri Light"/>
          <w:sz w:val="22"/>
          <w:szCs w:val="22"/>
        </w:rPr>
        <w:t>main tables</w:t>
      </w:r>
      <w:r w:rsidR="00C2651B" w:rsidRPr="001723DD">
        <w:rPr>
          <w:rFonts w:ascii="Calibri Light" w:hAnsi="Calibri Light"/>
          <w:sz w:val="22"/>
          <w:szCs w:val="22"/>
        </w:rPr>
        <w:t>.</w:t>
      </w:r>
      <w:r w:rsidR="00C2651B" w:rsidRPr="000B6B15">
        <w:rPr>
          <w:rFonts w:ascii="Calibri Light" w:hAnsi="Calibri Light"/>
          <w:sz w:val="22"/>
          <w:szCs w:val="22"/>
        </w:rPr>
        <w:t xml:space="preserve"> If the Project is not found in PeopleSoft then the value ‘I’ is assigned </w:t>
      </w:r>
      <w:r w:rsidR="002F76A7" w:rsidRPr="000B6B15">
        <w:rPr>
          <w:rFonts w:ascii="Calibri Light" w:hAnsi="Calibri Light"/>
          <w:sz w:val="22"/>
          <w:szCs w:val="22"/>
        </w:rPr>
        <w:t xml:space="preserve">and it is inserted in </w:t>
      </w:r>
      <w:r w:rsidR="002F76A7" w:rsidRPr="001723DD">
        <w:rPr>
          <w:rFonts w:ascii="Calibri Light" w:hAnsi="Calibri Light"/>
          <w:sz w:val="22"/>
          <w:szCs w:val="22"/>
        </w:rPr>
        <w:t xml:space="preserve">main </w:t>
      </w:r>
      <w:r w:rsidR="001723DD">
        <w:rPr>
          <w:rFonts w:ascii="Calibri Light" w:hAnsi="Calibri Light"/>
          <w:sz w:val="22"/>
          <w:szCs w:val="22"/>
        </w:rPr>
        <w:t>table</w:t>
      </w:r>
      <w:r w:rsidR="002F76A7" w:rsidRPr="000B6B15">
        <w:rPr>
          <w:rFonts w:ascii="Calibri Light" w:hAnsi="Calibri Light"/>
          <w:sz w:val="22"/>
          <w:szCs w:val="22"/>
        </w:rPr>
        <w:t>.</w:t>
      </w:r>
    </w:p>
    <w:p w14:paraId="14F8EA52" w14:textId="77777777" w:rsidR="00AD08BB" w:rsidRPr="00C2651B" w:rsidRDefault="00AD08BB" w:rsidP="008856FB">
      <w:pPr>
        <w:ind w:left="360"/>
        <w:rPr>
          <w:rFonts w:ascii="Calibri Light" w:hAnsi="Calibri Light"/>
          <w:sz w:val="22"/>
          <w:szCs w:val="22"/>
        </w:rPr>
      </w:pPr>
    </w:p>
    <w:p w14:paraId="2C42137F" w14:textId="08569BEC" w:rsidR="00FE1D05" w:rsidRPr="000B6B15" w:rsidRDefault="00E11F64" w:rsidP="000B6B15">
      <w:pPr>
        <w:pStyle w:val="ListParagraph"/>
        <w:numPr>
          <w:ilvl w:val="0"/>
          <w:numId w:val="48"/>
        </w:numPr>
        <w:rPr>
          <w:rFonts w:ascii="Calibri Light" w:hAnsi="Calibri Light"/>
          <w:sz w:val="22"/>
          <w:szCs w:val="22"/>
        </w:rPr>
      </w:pPr>
      <w:r w:rsidRPr="000B6B15">
        <w:rPr>
          <w:rFonts w:ascii="Calibri Light" w:hAnsi="Calibri Light"/>
          <w:b/>
          <w:sz w:val="22"/>
          <w:szCs w:val="22"/>
        </w:rPr>
        <w:t>HS</w:t>
      </w:r>
      <w:r>
        <w:rPr>
          <w:rFonts w:ascii="Calibri Light" w:hAnsi="Calibri Light"/>
          <w:b/>
          <w:sz w:val="22"/>
          <w:szCs w:val="22"/>
        </w:rPr>
        <w:t>P</w:t>
      </w:r>
      <w:r w:rsidRPr="000B6B15">
        <w:rPr>
          <w:rFonts w:ascii="Calibri Light" w:hAnsi="Calibri Light"/>
          <w:b/>
          <w:sz w:val="22"/>
          <w:szCs w:val="22"/>
        </w:rPr>
        <w:t>2000</w:t>
      </w:r>
      <w:r w:rsidRPr="000B6B15">
        <w:rPr>
          <w:rFonts w:ascii="Calibri Light" w:hAnsi="Calibri Light"/>
          <w:sz w:val="22"/>
          <w:szCs w:val="22"/>
        </w:rPr>
        <w:t>:</w:t>
      </w:r>
      <w:r w:rsidR="00FE1D05" w:rsidRPr="000B6B15">
        <w:rPr>
          <w:rFonts w:ascii="Calibri Light" w:hAnsi="Calibri Light"/>
          <w:sz w:val="22"/>
          <w:szCs w:val="22"/>
        </w:rPr>
        <w:t xml:space="preserve"> </w:t>
      </w:r>
      <w:r w:rsidR="000C4416" w:rsidRPr="000B6B15">
        <w:rPr>
          <w:rFonts w:ascii="Calibri Light" w:hAnsi="Calibri Light"/>
          <w:sz w:val="22"/>
          <w:szCs w:val="22"/>
        </w:rPr>
        <w:t xml:space="preserve">This is </w:t>
      </w:r>
      <w:r w:rsidRPr="000B6B15">
        <w:rPr>
          <w:rFonts w:ascii="Calibri Light" w:hAnsi="Calibri Light"/>
          <w:sz w:val="22"/>
          <w:szCs w:val="22"/>
        </w:rPr>
        <w:t>a</w:t>
      </w:r>
      <w:r w:rsidR="000C4416" w:rsidRPr="000B6B15">
        <w:rPr>
          <w:rFonts w:ascii="Calibri Light" w:hAnsi="Calibri Light"/>
          <w:sz w:val="22"/>
          <w:szCs w:val="22"/>
        </w:rPr>
        <w:t xml:space="preserve"> </w:t>
      </w:r>
      <w:r>
        <w:rPr>
          <w:rFonts w:ascii="Calibri Light" w:hAnsi="Calibri Light"/>
          <w:sz w:val="22"/>
          <w:szCs w:val="22"/>
        </w:rPr>
        <w:t>COBOL</w:t>
      </w:r>
      <w:r w:rsidR="00411326" w:rsidRPr="000B6B15">
        <w:rPr>
          <w:rFonts w:ascii="Calibri Light" w:hAnsi="Calibri Light"/>
          <w:sz w:val="22"/>
          <w:szCs w:val="22"/>
        </w:rPr>
        <w:t xml:space="preserve"> </w:t>
      </w:r>
      <w:r w:rsidR="000C4416" w:rsidRPr="000B6B15">
        <w:rPr>
          <w:rFonts w:ascii="Calibri Light" w:hAnsi="Calibri Light"/>
          <w:sz w:val="22"/>
          <w:szCs w:val="22"/>
        </w:rPr>
        <w:t xml:space="preserve">process. </w:t>
      </w:r>
      <w:r w:rsidR="00106DFB" w:rsidRPr="000B6B15">
        <w:rPr>
          <w:rFonts w:ascii="Calibri Light" w:hAnsi="Calibri Light"/>
          <w:sz w:val="22"/>
          <w:szCs w:val="22"/>
        </w:rPr>
        <w:t xml:space="preserve">The processing of HSB2000 </w:t>
      </w:r>
      <w:r w:rsidR="00834A96" w:rsidRPr="000B6B15">
        <w:rPr>
          <w:rFonts w:ascii="Calibri Light" w:hAnsi="Calibri Light"/>
          <w:sz w:val="22"/>
          <w:szCs w:val="22"/>
        </w:rPr>
        <w:t xml:space="preserve">is similar to </w:t>
      </w:r>
      <w:r w:rsidR="00106DFB" w:rsidRPr="000B6B15">
        <w:rPr>
          <w:rFonts w:ascii="Calibri Light" w:hAnsi="Calibri Light"/>
          <w:sz w:val="22"/>
          <w:szCs w:val="22"/>
        </w:rPr>
        <w:t xml:space="preserve">HSB1000. HSB2000 checks for </w:t>
      </w:r>
      <w:r w:rsidR="00FE1D05" w:rsidRPr="000B6B15">
        <w:rPr>
          <w:rFonts w:ascii="Calibri Light" w:hAnsi="Calibri Light"/>
          <w:sz w:val="22"/>
          <w:szCs w:val="22"/>
        </w:rPr>
        <w:t xml:space="preserve">combination of </w:t>
      </w:r>
      <w:r w:rsidR="00106DFB" w:rsidRPr="000B6B15">
        <w:rPr>
          <w:rFonts w:ascii="Calibri Light" w:hAnsi="Calibri Light"/>
          <w:sz w:val="22"/>
          <w:szCs w:val="22"/>
        </w:rPr>
        <w:t>P</w:t>
      </w:r>
      <w:r w:rsidR="00FE1D05" w:rsidRPr="000B6B15">
        <w:rPr>
          <w:rFonts w:ascii="Calibri Light" w:hAnsi="Calibri Light"/>
          <w:sz w:val="22"/>
          <w:szCs w:val="22"/>
        </w:rPr>
        <w:t>roject</w:t>
      </w:r>
      <w:r w:rsidR="00106DFB" w:rsidRPr="000B6B15">
        <w:rPr>
          <w:rFonts w:ascii="Calibri Light" w:hAnsi="Calibri Light"/>
          <w:sz w:val="22"/>
          <w:szCs w:val="22"/>
        </w:rPr>
        <w:t xml:space="preserve"> Status </w:t>
      </w:r>
      <w:r w:rsidR="00FE1D05" w:rsidRPr="000B6B15">
        <w:rPr>
          <w:rFonts w:ascii="Calibri Light" w:hAnsi="Calibri Light"/>
          <w:sz w:val="22"/>
          <w:szCs w:val="22"/>
        </w:rPr>
        <w:t xml:space="preserve">and </w:t>
      </w:r>
      <w:r w:rsidR="00106DFB" w:rsidRPr="000B6B15">
        <w:rPr>
          <w:rFonts w:ascii="Calibri Light" w:hAnsi="Calibri Light"/>
          <w:sz w:val="22"/>
          <w:szCs w:val="22"/>
        </w:rPr>
        <w:t>A</w:t>
      </w:r>
      <w:r w:rsidR="00FE1D05" w:rsidRPr="000B6B15">
        <w:rPr>
          <w:rFonts w:ascii="Calibri Light" w:hAnsi="Calibri Light"/>
          <w:sz w:val="22"/>
          <w:szCs w:val="22"/>
        </w:rPr>
        <w:t xml:space="preserve">ctivity </w:t>
      </w:r>
      <w:r w:rsidR="00106DFB" w:rsidRPr="000B6B15">
        <w:rPr>
          <w:rFonts w:ascii="Calibri Light" w:hAnsi="Calibri Light"/>
          <w:sz w:val="22"/>
          <w:szCs w:val="22"/>
        </w:rPr>
        <w:t xml:space="preserve">Status. Based on the availability of </w:t>
      </w:r>
      <w:r w:rsidR="009D51ED" w:rsidRPr="000B6B15">
        <w:rPr>
          <w:rFonts w:ascii="Calibri Light" w:hAnsi="Calibri Light"/>
          <w:sz w:val="22"/>
          <w:szCs w:val="22"/>
        </w:rPr>
        <w:t xml:space="preserve">this </w:t>
      </w:r>
      <w:r w:rsidR="00106DFB" w:rsidRPr="000B6B15">
        <w:rPr>
          <w:rFonts w:ascii="Calibri Light" w:hAnsi="Calibri Light"/>
          <w:sz w:val="22"/>
          <w:szCs w:val="22"/>
        </w:rPr>
        <w:t>combination</w:t>
      </w:r>
      <w:r w:rsidR="00371762" w:rsidRPr="000B6B15">
        <w:rPr>
          <w:rFonts w:ascii="Calibri Light" w:hAnsi="Calibri Light"/>
          <w:sz w:val="22"/>
          <w:szCs w:val="22"/>
        </w:rPr>
        <w:t>, d</w:t>
      </w:r>
      <w:r w:rsidR="00106DFB" w:rsidRPr="000B6B15">
        <w:rPr>
          <w:rFonts w:ascii="Calibri Light" w:hAnsi="Calibri Light"/>
          <w:sz w:val="22"/>
          <w:szCs w:val="22"/>
        </w:rPr>
        <w:t>ata insertion is performed.</w:t>
      </w:r>
    </w:p>
    <w:p w14:paraId="7DF2C274" w14:textId="77777777" w:rsidR="00FF16FD" w:rsidRDefault="00FF16FD" w:rsidP="008856FB">
      <w:pPr>
        <w:ind w:left="360"/>
      </w:pPr>
    </w:p>
    <w:p w14:paraId="651ADBBE" w14:textId="27DFD521" w:rsidR="00FE1D05" w:rsidRDefault="00FE1D05" w:rsidP="000B6B15">
      <w:pPr>
        <w:pStyle w:val="ListParagraph"/>
        <w:numPr>
          <w:ilvl w:val="0"/>
          <w:numId w:val="48"/>
        </w:numPr>
      </w:pPr>
      <w:r w:rsidRPr="000B6B15">
        <w:rPr>
          <w:rFonts w:ascii="Calibri Light" w:hAnsi="Calibri Light"/>
          <w:b/>
          <w:sz w:val="22"/>
          <w:szCs w:val="22"/>
        </w:rPr>
        <w:t>HS</w:t>
      </w:r>
      <w:r w:rsidR="00411326">
        <w:rPr>
          <w:rFonts w:ascii="Calibri Light" w:hAnsi="Calibri Light"/>
          <w:b/>
          <w:sz w:val="22"/>
          <w:szCs w:val="22"/>
        </w:rPr>
        <w:t>P</w:t>
      </w:r>
      <w:r w:rsidRPr="000B6B15">
        <w:rPr>
          <w:rFonts w:ascii="Calibri Light" w:hAnsi="Calibri Light"/>
          <w:b/>
          <w:sz w:val="22"/>
          <w:szCs w:val="22"/>
        </w:rPr>
        <w:t>3000</w:t>
      </w:r>
      <w:r>
        <w:t xml:space="preserve">: </w:t>
      </w:r>
      <w:r w:rsidR="00F34513" w:rsidRPr="000B6B15">
        <w:rPr>
          <w:rFonts w:ascii="Calibri Light" w:hAnsi="Calibri Light"/>
          <w:sz w:val="22"/>
          <w:szCs w:val="22"/>
        </w:rPr>
        <w:t xml:space="preserve">This is a </w:t>
      </w:r>
      <w:r w:rsidR="00355AED" w:rsidRPr="000B6B15">
        <w:rPr>
          <w:rFonts w:ascii="Calibri Light" w:hAnsi="Calibri Light"/>
          <w:sz w:val="22"/>
          <w:szCs w:val="22"/>
        </w:rPr>
        <w:t>COBOL</w:t>
      </w:r>
      <w:r w:rsidR="00F34513" w:rsidRPr="000B6B15">
        <w:rPr>
          <w:rFonts w:ascii="Calibri Light" w:hAnsi="Calibri Light"/>
          <w:sz w:val="22"/>
          <w:szCs w:val="22"/>
        </w:rPr>
        <w:t xml:space="preserve"> program. </w:t>
      </w:r>
      <w:r w:rsidR="00FF16FD" w:rsidRPr="000B6B15">
        <w:rPr>
          <w:rFonts w:ascii="Calibri Light" w:hAnsi="Calibri Light"/>
          <w:sz w:val="22"/>
          <w:szCs w:val="22"/>
        </w:rPr>
        <w:t xml:space="preserve">It reads all the </w:t>
      </w:r>
      <w:r w:rsidR="00116D17" w:rsidRPr="000B6B15">
        <w:rPr>
          <w:rFonts w:ascii="Calibri Light" w:hAnsi="Calibri Light"/>
          <w:sz w:val="22"/>
          <w:szCs w:val="22"/>
        </w:rPr>
        <w:t xml:space="preserve">Project Resource </w:t>
      </w:r>
      <w:r w:rsidR="00FF16FD" w:rsidRPr="000B6B15">
        <w:rPr>
          <w:rFonts w:ascii="Calibri Light" w:hAnsi="Calibri Light"/>
          <w:sz w:val="22"/>
          <w:szCs w:val="22"/>
        </w:rPr>
        <w:t xml:space="preserve">data and business logic is applied. The updated data is </w:t>
      </w:r>
      <w:r w:rsidRPr="000B6B15">
        <w:rPr>
          <w:rFonts w:ascii="Calibri Light" w:hAnsi="Calibri Light"/>
          <w:sz w:val="22"/>
          <w:szCs w:val="22"/>
        </w:rPr>
        <w:t>insert</w:t>
      </w:r>
      <w:r w:rsidR="00FF16FD" w:rsidRPr="000B6B15">
        <w:rPr>
          <w:rFonts w:ascii="Calibri Light" w:hAnsi="Calibri Light"/>
          <w:sz w:val="22"/>
          <w:szCs w:val="22"/>
        </w:rPr>
        <w:t>ed</w:t>
      </w:r>
      <w:r w:rsidRPr="000B6B15">
        <w:rPr>
          <w:rFonts w:ascii="Calibri Light" w:hAnsi="Calibri Light"/>
          <w:sz w:val="22"/>
          <w:szCs w:val="22"/>
        </w:rPr>
        <w:t xml:space="preserve"> in</w:t>
      </w:r>
      <w:r w:rsidR="00FF16FD" w:rsidRPr="000B6B15">
        <w:rPr>
          <w:rFonts w:ascii="Calibri Light" w:hAnsi="Calibri Light"/>
          <w:sz w:val="22"/>
          <w:szCs w:val="22"/>
        </w:rPr>
        <w:t>to</w:t>
      </w:r>
      <w:r w:rsidRPr="000B6B15">
        <w:rPr>
          <w:rFonts w:ascii="Calibri Light" w:hAnsi="Calibri Light"/>
          <w:sz w:val="22"/>
          <w:szCs w:val="22"/>
        </w:rPr>
        <w:t xml:space="preserve"> </w:t>
      </w:r>
      <w:r w:rsidR="00F96F82">
        <w:rPr>
          <w:rFonts w:ascii="Calibri Light" w:hAnsi="Calibri Light"/>
          <w:sz w:val="22"/>
          <w:szCs w:val="22"/>
        </w:rPr>
        <w:t xml:space="preserve">the </w:t>
      </w:r>
      <w:r w:rsidRPr="005A4635">
        <w:rPr>
          <w:rFonts w:ascii="Calibri Light" w:hAnsi="Calibri Light"/>
          <w:sz w:val="22"/>
          <w:szCs w:val="22"/>
        </w:rPr>
        <w:t>Interface Proj</w:t>
      </w:r>
      <w:r w:rsidR="005A4635" w:rsidRPr="005A4635">
        <w:rPr>
          <w:rFonts w:ascii="Calibri Light" w:hAnsi="Calibri Light"/>
          <w:sz w:val="22"/>
          <w:szCs w:val="22"/>
        </w:rPr>
        <w:t>ect</w:t>
      </w:r>
      <w:r w:rsidRPr="005A4635">
        <w:rPr>
          <w:rFonts w:ascii="Calibri Light" w:hAnsi="Calibri Light"/>
          <w:sz w:val="22"/>
          <w:szCs w:val="22"/>
        </w:rPr>
        <w:t xml:space="preserve"> </w:t>
      </w:r>
      <w:r w:rsidR="00FF16FD" w:rsidRPr="005A4635">
        <w:rPr>
          <w:rFonts w:ascii="Calibri Light" w:hAnsi="Calibri Light"/>
          <w:sz w:val="22"/>
          <w:szCs w:val="22"/>
        </w:rPr>
        <w:t>R</w:t>
      </w:r>
      <w:r w:rsidRPr="005A4635">
        <w:rPr>
          <w:rFonts w:ascii="Calibri Light" w:hAnsi="Calibri Light"/>
          <w:sz w:val="22"/>
          <w:szCs w:val="22"/>
        </w:rPr>
        <w:t>es</w:t>
      </w:r>
      <w:r w:rsidR="005A4635" w:rsidRPr="005A4635">
        <w:rPr>
          <w:rFonts w:ascii="Calibri Light" w:hAnsi="Calibri Light"/>
          <w:sz w:val="22"/>
          <w:szCs w:val="22"/>
        </w:rPr>
        <w:t>ource</w:t>
      </w:r>
      <w:r w:rsidR="00FF16FD" w:rsidRPr="005A4635">
        <w:rPr>
          <w:rFonts w:ascii="Calibri Light" w:hAnsi="Calibri Light"/>
          <w:sz w:val="22"/>
          <w:szCs w:val="22"/>
        </w:rPr>
        <w:t xml:space="preserve"> table</w:t>
      </w:r>
      <w:r w:rsidRPr="005A4635">
        <w:rPr>
          <w:rFonts w:ascii="Calibri Light" w:hAnsi="Calibri Light"/>
          <w:sz w:val="22"/>
          <w:szCs w:val="22"/>
        </w:rPr>
        <w:t>.</w:t>
      </w:r>
      <w:r>
        <w:t xml:space="preserve"> </w:t>
      </w:r>
    </w:p>
    <w:p w14:paraId="526CEEC0" w14:textId="77777777" w:rsidR="001256EE" w:rsidRDefault="001256EE" w:rsidP="008856FB">
      <w:pPr>
        <w:ind w:left="360"/>
      </w:pPr>
    </w:p>
    <w:p w14:paraId="381016B7" w14:textId="77777777" w:rsidR="00FE1D05" w:rsidRPr="006424FA" w:rsidRDefault="001256EE" w:rsidP="006424FA">
      <w:pPr>
        <w:ind w:left="360"/>
        <w:rPr>
          <w:rFonts w:ascii="Calibri Light" w:hAnsi="Calibri Light"/>
          <w:sz w:val="22"/>
          <w:szCs w:val="22"/>
        </w:rPr>
      </w:pPr>
      <w:r w:rsidRPr="001256EE">
        <w:rPr>
          <w:rFonts w:ascii="Calibri Light" w:hAnsi="Calibri Light"/>
          <w:sz w:val="22"/>
          <w:szCs w:val="22"/>
        </w:rPr>
        <w:t>In case of any error in above mentioned process the Status value is updated with ‘E’.</w:t>
      </w:r>
    </w:p>
    <w:p w14:paraId="5C443196" w14:textId="77777777" w:rsidR="00C902C8" w:rsidRDefault="00C902C8" w:rsidP="008856FB">
      <w:pPr>
        <w:ind w:left="360"/>
      </w:pPr>
    </w:p>
    <w:p w14:paraId="3F2F2FCB" w14:textId="77777777" w:rsidR="005D4477" w:rsidRDefault="00FE1D05" w:rsidP="008856FB">
      <w:pPr>
        <w:ind w:left="360"/>
        <w:rPr>
          <w:rFonts w:ascii="Calibri Light" w:hAnsi="Calibri Light"/>
          <w:b/>
        </w:rPr>
      </w:pPr>
      <w:r w:rsidRPr="00117C62">
        <w:rPr>
          <w:rFonts w:ascii="Calibri Light" w:hAnsi="Calibri Light"/>
          <w:b/>
        </w:rPr>
        <w:t>HSBPCDES</w:t>
      </w:r>
    </w:p>
    <w:p w14:paraId="10495298" w14:textId="77777777" w:rsidR="00FE1D05" w:rsidRPr="00117C62" w:rsidRDefault="00C902C8" w:rsidP="008856FB">
      <w:pPr>
        <w:ind w:left="360"/>
        <w:rPr>
          <w:rFonts w:ascii="Calibri Light" w:hAnsi="Calibri Light"/>
        </w:rPr>
      </w:pPr>
      <w:r w:rsidRPr="00117C62">
        <w:rPr>
          <w:rFonts w:ascii="Calibri Light" w:hAnsi="Calibri Light"/>
          <w:sz w:val="22"/>
          <w:szCs w:val="22"/>
        </w:rPr>
        <w:t xml:space="preserve">This process reads the Description data entered by Inspectors and </w:t>
      </w:r>
      <w:r w:rsidR="002E6805" w:rsidRPr="00117C62">
        <w:rPr>
          <w:rFonts w:ascii="Calibri Light" w:hAnsi="Calibri Light"/>
          <w:sz w:val="22"/>
          <w:szCs w:val="22"/>
        </w:rPr>
        <w:t xml:space="preserve">upload it into </w:t>
      </w:r>
      <w:r w:rsidR="00752C78" w:rsidRPr="00752C78">
        <w:rPr>
          <w:rFonts w:ascii="Calibri Light" w:hAnsi="Calibri Light"/>
          <w:sz w:val="22"/>
          <w:szCs w:val="22"/>
        </w:rPr>
        <w:t xml:space="preserve">HSB_PC_BI_DESCR </w:t>
      </w:r>
      <w:r w:rsidR="00FE1D05" w:rsidRPr="00752C78">
        <w:rPr>
          <w:rFonts w:ascii="Calibri Light" w:hAnsi="Calibri Light"/>
          <w:sz w:val="22"/>
          <w:szCs w:val="22"/>
        </w:rPr>
        <w:t>table</w:t>
      </w:r>
      <w:r w:rsidR="00FE1D05" w:rsidRPr="00117C62">
        <w:rPr>
          <w:rFonts w:ascii="Calibri Light" w:hAnsi="Calibri Light"/>
          <w:sz w:val="22"/>
          <w:szCs w:val="22"/>
        </w:rPr>
        <w:t xml:space="preserve"> which is linked to </w:t>
      </w:r>
      <w:r w:rsidR="00752C78" w:rsidRPr="00752C78">
        <w:rPr>
          <w:rFonts w:ascii="Calibri Light" w:hAnsi="Calibri Light"/>
          <w:sz w:val="22"/>
          <w:szCs w:val="22"/>
        </w:rPr>
        <w:t>PS_INTFC_PROJ_RES</w:t>
      </w:r>
      <w:r w:rsidR="00752C78">
        <w:rPr>
          <w:rFonts w:ascii="Calibri Light" w:hAnsi="Calibri Light"/>
          <w:sz w:val="22"/>
          <w:szCs w:val="22"/>
        </w:rPr>
        <w:t xml:space="preserve"> </w:t>
      </w:r>
      <w:r w:rsidR="00AB55DB">
        <w:rPr>
          <w:rFonts w:ascii="Calibri Light" w:hAnsi="Calibri Light"/>
          <w:sz w:val="22"/>
          <w:szCs w:val="22"/>
        </w:rPr>
        <w:t>table</w:t>
      </w:r>
      <w:r w:rsidR="00FE1D05" w:rsidRPr="00117C62">
        <w:rPr>
          <w:rFonts w:ascii="Calibri Light" w:hAnsi="Calibri Light"/>
          <w:sz w:val="22"/>
          <w:szCs w:val="22"/>
        </w:rPr>
        <w:t>.  In billing module, it goes to BI_NOTES table.</w:t>
      </w:r>
      <w:r w:rsidR="00752C78">
        <w:rPr>
          <w:rFonts w:ascii="Calibri Light" w:hAnsi="Calibri Light"/>
          <w:sz w:val="22"/>
          <w:szCs w:val="22"/>
        </w:rPr>
        <w:t xml:space="preserve"> </w:t>
      </w:r>
    </w:p>
    <w:p w14:paraId="67F24E82" w14:textId="77777777" w:rsidR="00641DDE" w:rsidRPr="00DD29C0" w:rsidRDefault="00641DDE" w:rsidP="008856FB">
      <w:pPr>
        <w:ind w:left="360"/>
        <w:rPr>
          <w:rFonts w:ascii="Calibri Light" w:hAnsi="Calibri Light"/>
          <w:sz w:val="22"/>
          <w:szCs w:val="22"/>
        </w:rPr>
      </w:pPr>
    </w:p>
    <w:p w14:paraId="55BAC165" w14:textId="1137B34A" w:rsidR="005222E6" w:rsidRDefault="00752C78" w:rsidP="008856FB">
      <w:pPr>
        <w:ind w:left="360"/>
        <w:rPr>
          <w:rFonts w:ascii="Calibri Light" w:hAnsi="Calibri Light"/>
          <w:b/>
        </w:rPr>
      </w:pPr>
      <w:r>
        <w:rPr>
          <w:rFonts w:ascii="Calibri Light" w:hAnsi="Calibri Light"/>
          <w:b/>
        </w:rPr>
        <w:t xml:space="preserve">Project </w:t>
      </w:r>
      <w:r w:rsidR="005222E6" w:rsidRPr="00DD29C0">
        <w:rPr>
          <w:rFonts w:ascii="Calibri Light" w:hAnsi="Calibri Light"/>
          <w:b/>
        </w:rPr>
        <w:t xml:space="preserve">Interface </w:t>
      </w:r>
      <w:r w:rsidRPr="000F6BC5">
        <w:rPr>
          <w:rFonts w:ascii="Calibri Light" w:hAnsi="Calibri Light"/>
          <w:b/>
          <w:highlight w:val="yellow"/>
        </w:rPr>
        <w:t>(PC_PC_TO_BI/PC_INTFEDIT/PC_INTF_GEN)</w:t>
      </w:r>
    </w:p>
    <w:p w14:paraId="4A56ADA4" w14:textId="77777777" w:rsidR="00A61BD0" w:rsidRPr="00DD29C0" w:rsidRDefault="00A61BD0" w:rsidP="008856FB">
      <w:pPr>
        <w:ind w:left="360"/>
        <w:rPr>
          <w:rFonts w:ascii="Calibri Light" w:hAnsi="Calibri Light"/>
          <w:b/>
        </w:rPr>
      </w:pPr>
    </w:p>
    <w:p w14:paraId="7A50376E" w14:textId="77777777" w:rsidR="00117C62" w:rsidRDefault="005222E6" w:rsidP="008856FB">
      <w:pPr>
        <w:ind w:left="360"/>
        <w:rPr>
          <w:rFonts w:ascii="Calibri Light" w:hAnsi="Calibri Light"/>
          <w:sz w:val="22"/>
          <w:szCs w:val="22"/>
        </w:rPr>
      </w:pPr>
      <w:r w:rsidRPr="00DD29C0">
        <w:rPr>
          <w:rFonts w:ascii="Calibri Light" w:hAnsi="Calibri Light"/>
          <w:sz w:val="22"/>
          <w:szCs w:val="22"/>
        </w:rPr>
        <w:t xml:space="preserve">This Job is </w:t>
      </w:r>
      <w:r w:rsidRPr="009530DF">
        <w:rPr>
          <w:rFonts w:ascii="Calibri Light" w:hAnsi="Calibri Light"/>
          <w:sz w:val="22"/>
          <w:szCs w:val="22"/>
        </w:rPr>
        <w:t>scheduled in Tidal and it has four process in it.</w:t>
      </w:r>
      <w:r w:rsidRPr="00DD29C0">
        <w:rPr>
          <w:rFonts w:ascii="Calibri Light" w:hAnsi="Calibri Light"/>
          <w:sz w:val="22"/>
          <w:szCs w:val="22"/>
        </w:rPr>
        <w:t xml:space="preserve"> </w:t>
      </w:r>
      <w:r w:rsidR="00F96F82">
        <w:rPr>
          <w:rFonts w:ascii="Calibri Light" w:hAnsi="Calibri Light"/>
          <w:sz w:val="22"/>
          <w:szCs w:val="22"/>
        </w:rPr>
        <w:t>The f</w:t>
      </w:r>
      <w:r w:rsidRPr="00DD29C0">
        <w:rPr>
          <w:rFonts w:ascii="Calibri Light" w:hAnsi="Calibri Light"/>
          <w:sz w:val="22"/>
          <w:szCs w:val="22"/>
        </w:rPr>
        <w:t xml:space="preserve">irst process is for </w:t>
      </w:r>
      <w:r w:rsidR="00117C62" w:rsidRPr="00DD29C0">
        <w:rPr>
          <w:rFonts w:ascii="Calibri Light" w:hAnsi="Calibri Light"/>
          <w:sz w:val="22"/>
          <w:szCs w:val="22"/>
        </w:rPr>
        <w:t>Project</w:t>
      </w:r>
      <w:r w:rsidRPr="00DD29C0">
        <w:rPr>
          <w:rFonts w:ascii="Calibri Light" w:hAnsi="Calibri Light"/>
          <w:sz w:val="22"/>
          <w:szCs w:val="22"/>
        </w:rPr>
        <w:t xml:space="preserve"> </w:t>
      </w:r>
      <w:r w:rsidRPr="00DD29C0">
        <w:rPr>
          <w:rFonts w:ascii="Calibri Light" w:hAnsi="Calibri Light"/>
          <w:sz w:val="22"/>
          <w:szCs w:val="22"/>
          <w:highlight w:val="yellow"/>
        </w:rPr>
        <w:t>Gen</w:t>
      </w:r>
      <w:r w:rsidR="00117C62" w:rsidRPr="00DD29C0">
        <w:rPr>
          <w:rFonts w:ascii="Calibri Light" w:hAnsi="Calibri Light"/>
          <w:sz w:val="22"/>
          <w:szCs w:val="22"/>
        </w:rPr>
        <w:t xml:space="preserve"> </w:t>
      </w:r>
      <w:r w:rsidRPr="00DD29C0">
        <w:rPr>
          <w:rFonts w:ascii="Calibri Light" w:hAnsi="Calibri Light"/>
          <w:sz w:val="22"/>
          <w:szCs w:val="22"/>
        </w:rPr>
        <w:t>\Creation</w:t>
      </w:r>
      <w:r w:rsidR="00117C62" w:rsidRPr="00DD29C0">
        <w:rPr>
          <w:rFonts w:ascii="Calibri Light" w:hAnsi="Calibri Light"/>
          <w:sz w:val="22"/>
          <w:szCs w:val="22"/>
        </w:rPr>
        <w:t xml:space="preserve">. </w:t>
      </w:r>
      <w:r w:rsidR="000311AC" w:rsidRPr="00DD29C0">
        <w:rPr>
          <w:rFonts w:ascii="Calibri Light" w:hAnsi="Calibri Light"/>
          <w:sz w:val="22"/>
          <w:szCs w:val="22"/>
        </w:rPr>
        <w:t>T</w:t>
      </w:r>
      <w:r w:rsidR="00117C62" w:rsidRPr="00DD29C0">
        <w:rPr>
          <w:rFonts w:ascii="Calibri Light" w:hAnsi="Calibri Light"/>
          <w:sz w:val="22"/>
          <w:szCs w:val="22"/>
        </w:rPr>
        <w:t>his process put</w:t>
      </w:r>
      <w:r w:rsidR="00F96F82">
        <w:rPr>
          <w:rFonts w:ascii="Calibri Light" w:hAnsi="Calibri Light"/>
          <w:sz w:val="22"/>
          <w:szCs w:val="22"/>
        </w:rPr>
        <w:t>s</w:t>
      </w:r>
      <w:r w:rsidR="00117C62" w:rsidRPr="00DD29C0">
        <w:rPr>
          <w:rFonts w:ascii="Calibri Light" w:hAnsi="Calibri Light"/>
          <w:sz w:val="22"/>
          <w:szCs w:val="22"/>
        </w:rPr>
        <w:t xml:space="preserve"> the interface project data into project</w:t>
      </w:r>
      <w:r w:rsidR="00752C78">
        <w:rPr>
          <w:rFonts w:ascii="Calibri Light" w:hAnsi="Calibri Light"/>
          <w:sz w:val="22"/>
          <w:szCs w:val="22"/>
        </w:rPr>
        <w:t xml:space="preserve"> </w:t>
      </w:r>
      <w:r w:rsidR="0000230F">
        <w:rPr>
          <w:rFonts w:ascii="Calibri Light" w:hAnsi="Calibri Light"/>
          <w:sz w:val="22"/>
          <w:szCs w:val="22"/>
        </w:rPr>
        <w:t xml:space="preserve">costing </w:t>
      </w:r>
      <w:r w:rsidR="0000230F" w:rsidRPr="00DD29C0">
        <w:rPr>
          <w:rFonts w:ascii="Calibri Light" w:hAnsi="Calibri Light"/>
          <w:sz w:val="22"/>
          <w:szCs w:val="22"/>
        </w:rPr>
        <w:t>tables</w:t>
      </w:r>
      <w:r w:rsidR="00117C62" w:rsidRPr="00DD29C0">
        <w:rPr>
          <w:rFonts w:ascii="Calibri Light" w:hAnsi="Calibri Light"/>
          <w:sz w:val="22"/>
          <w:szCs w:val="22"/>
        </w:rPr>
        <w:t xml:space="preserve">. </w:t>
      </w:r>
      <w:r w:rsidR="000311AC" w:rsidRPr="00DD29C0">
        <w:rPr>
          <w:rFonts w:ascii="Calibri Light" w:hAnsi="Calibri Light"/>
          <w:sz w:val="22"/>
          <w:szCs w:val="22"/>
        </w:rPr>
        <w:t xml:space="preserve">The next processes are for Project Activity </w:t>
      </w:r>
      <w:r w:rsidR="00572AFC" w:rsidRPr="00DD29C0">
        <w:rPr>
          <w:rFonts w:ascii="Calibri Light" w:hAnsi="Calibri Light"/>
          <w:sz w:val="22"/>
          <w:szCs w:val="22"/>
        </w:rPr>
        <w:t xml:space="preserve">creation </w:t>
      </w:r>
      <w:r w:rsidR="000311AC" w:rsidRPr="00DD29C0">
        <w:rPr>
          <w:rFonts w:ascii="Calibri Light" w:hAnsi="Calibri Light"/>
          <w:sz w:val="22"/>
          <w:szCs w:val="22"/>
        </w:rPr>
        <w:t>and Project Resource upload.</w:t>
      </w:r>
    </w:p>
    <w:p w14:paraId="414FDACC" w14:textId="77777777" w:rsidR="00784765" w:rsidRDefault="00784765" w:rsidP="008856FB">
      <w:pPr>
        <w:ind w:left="360"/>
        <w:rPr>
          <w:rFonts w:ascii="Calibri Light" w:hAnsi="Calibri Light"/>
          <w:sz w:val="22"/>
          <w:szCs w:val="22"/>
        </w:rPr>
      </w:pPr>
    </w:p>
    <w:p w14:paraId="4E5628B9" w14:textId="732A7445" w:rsidR="00774091" w:rsidRPr="00192301" w:rsidRDefault="00774091" w:rsidP="00D2315B">
      <w:pPr>
        <w:pStyle w:val="ListParagraph"/>
        <w:numPr>
          <w:ilvl w:val="0"/>
          <w:numId w:val="56"/>
        </w:numPr>
        <w:rPr>
          <w:rFonts w:ascii="Calibri Light" w:hAnsi="Calibri Light"/>
          <w:b/>
          <w:sz w:val="22"/>
          <w:szCs w:val="22"/>
        </w:rPr>
      </w:pPr>
      <w:r w:rsidRPr="00192301">
        <w:rPr>
          <w:rFonts w:ascii="Calibri Light" w:hAnsi="Calibri Light"/>
          <w:b/>
          <w:sz w:val="22"/>
          <w:szCs w:val="22"/>
        </w:rPr>
        <w:t>PC_PC_TO_BI</w:t>
      </w:r>
    </w:p>
    <w:p w14:paraId="6F1DC82F" w14:textId="77777777" w:rsidR="00D2315B" w:rsidRDefault="00D2315B" w:rsidP="00D2315B">
      <w:pPr>
        <w:pStyle w:val="ListParagraph"/>
        <w:numPr>
          <w:ilvl w:val="0"/>
          <w:numId w:val="56"/>
        </w:numPr>
        <w:rPr>
          <w:rFonts w:ascii="Calibri Light" w:hAnsi="Calibri Light"/>
          <w:sz w:val="22"/>
          <w:szCs w:val="22"/>
        </w:rPr>
      </w:pPr>
      <w:r w:rsidRPr="001E683F">
        <w:rPr>
          <w:rFonts w:ascii="Calibri Light" w:hAnsi="Calibri Light"/>
          <w:b/>
          <w:sz w:val="22"/>
          <w:szCs w:val="22"/>
        </w:rPr>
        <w:t>PC_INTFEDIT:</w:t>
      </w:r>
      <w:r w:rsidRPr="001E683F">
        <w:rPr>
          <w:rFonts w:ascii="Calibri Light" w:hAnsi="Calibri Light"/>
          <w:b/>
        </w:rPr>
        <w:t xml:space="preserve"> </w:t>
      </w:r>
      <w:r w:rsidRPr="001E683F">
        <w:rPr>
          <w:rFonts w:ascii="Calibri Light" w:hAnsi="Calibri Light"/>
          <w:sz w:val="22"/>
          <w:szCs w:val="22"/>
        </w:rPr>
        <w:t>This process Edits and loads the data from INTFC_PROJ_RES table to PROJ_RES table.</w:t>
      </w:r>
    </w:p>
    <w:p w14:paraId="6495A27E" w14:textId="77777777" w:rsidR="00D2315B" w:rsidRDefault="00D2315B" w:rsidP="00D2315B">
      <w:pPr>
        <w:pStyle w:val="ListParagraph"/>
        <w:numPr>
          <w:ilvl w:val="0"/>
          <w:numId w:val="56"/>
        </w:numPr>
        <w:rPr>
          <w:rFonts w:ascii="Calibri Light" w:hAnsi="Calibri Light"/>
          <w:b/>
          <w:sz w:val="22"/>
          <w:szCs w:val="22"/>
        </w:rPr>
      </w:pPr>
      <w:r w:rsidRPr="007A7B82">
        <w:rPr>
          <w:rFonts w:ascii="Calibri Light" w:hAnsi="Calibri Light"/>
          <w:b/>
          <w:sz w:val="22"/>
          <w:szCs w:val="22"/>
        </w:rPr>
        <w:t>PC_INTF_GEN</w:t>
      </w:r>
      <w:r>
        <w:rPr>
          <w:rFonts w:ascii="Calibri Light" w:hAnsi="Calibri Light"/>
          <w:b/>
          <w:sz w:val="22"/>
          <w:szCs w:val="22"/>
        </w:rPr>
        <w:t xml:space="preserve">: </w:t>
      </w:r>
      <w:r w:rsidRPr="004838F2">
        <w:rPr>
          <w:rFonts w:ascii="Calibri Light" w:hAnsi="Calibri Light"/>
          <w:sz w:val="22"/>
          <w:szCs w:val="22"/>
        </w:rPr>
        <w:t>This process loads Project and Activity data to Project Costing tables</w:t>
      </w:r>
      <w:r>
        <w:rPr>
          <w:rFonts w:ascii="Calibri Light" w:hAnsi="Calibri Light"/>
          <w:b/>
          <w:sz w:val="22"/>
          <w:szCs w:val="22"/>
        </w:rPr>
        <w:t>.</w:t>
      </w:r>
    </w:p>
    <w:p w14:paraId="50D0C467" w14:textId="5AAC8792" w:rsidR="00CA548A" w:rsidRPr="00CA548A" w:rsidRDefault="00CA548A" w:rsidP="00CA548A">
      <w:pPr>
        <w:pStyle w:val="ListParagraph"/>
        <w:numPr>
          <w:ilvl w:val="0"/>
          <w:numId w:val="56"/>
        </w:numPr>
        <w:rPr>
          <w:rFonts w:ascii="Calibri Light" w:hAnsi="Calibri Light"/>
          <w:b/>
        </w:rPr>
      </w:pPr>
      <w:r w:rsidRPr="00CA548A">
        <w:rPr>
          <w:rFonts w:ascii="Calibri Light" w:hAnsi="Calibri Light"/>
          <w:b/>
        </w:rPr>
        <w:t>HSBPCSPECAE</w:t>
      </w:r>
      <w:r w:rsidR="00804161">
        <w:rPr>
          <w:rFonts w:ascii="Calibri Light" w:hAnsi="Calibri Light"/>
          <w:b/>
        </w:rPr>
        <w:t>-</w:t>
      </w:r>
      <w:r w:rsidRPr="00CA548A">
        <w:rPr>
          <w:rFonts w:ascii="Calibri Light" w:hAnsi="Calibri Light"/>
          <w:b/>
        </w:rPr>
        <w:t xml:space="preserve"> Interface Special Job-BLE stuff</w:t>
      </w:r>
      <w:r w:rsidR="00875E6F">
        <w:rPr>
          <w:rFonts w:ascii="Calibri Light" w:hAnsi="Calibri Light"/>
          <w:b/>
        </w:rPr>
        <w:t>:</w:t>
      </w:r>
    </w:p>
    <w:p w14:paraId="740B73AA" w14:textId="77777777" w:rsidR="00CA548A" w:rsidRDefault="00CA548A" w:rsidP="00CA548A">
      <w:pPr>
        <w:pStyle w:val="ListParagraph"/>
        <w:ind w:left="1068"/>
      </w:pPr>
      <w:r w:rsidRPr="00CA548A">
        <w:rPr>
          <w:rFonts w:ascii="Calibri Light" w:hAnsi="Calibri Light"/>
          <w:sz w:val="22"/>
          <w:szCs w:val="22"/>
        </w:rPr>
        <w:t>This is an Application Engine program and it deals with Brazilian Contracts.</w:t>
      </w:r>
      <w:r w:rsidRPr="00FD524A">
        <w:t xml:space="preserve"> </w:t>
      </w:r>
      <w:r w:rsidRPr="00CA548A">
        <w:rPr>
          <w:rFonts w:ascii="Calibri Light" w:hAnsi="Calibri Light"/>
          <w:sz w:val="22"/>
          <w:szCs w:val="22"/>
        </w:rPr>
        <w:t xml:space="preserve">It reads the contract data that comes to PC module and it extracts the details like Owner, Cost Center for the person doing it etc. This process selects the Contracts for Brazil that needs to be priced. The selected data is updated with the Job code as ‘BLE’ and contract data in </w:t>
      </w:r>
      <w:r w:rsidRPr="00CA548A">
        <w:rPr>
          <w:rFonts w:ascii="Calibri Light" w:hAnsi="Calibri Light"/>
          <w:i/>
          <w:sz w:val="22"/>
          <w:szCs w:val="22"/>
        </w:rPr>
        <w:t>PROJ_RESOURCE</w:t>
      </w:r>
      <w:r w:rsidRPr="00CA548A">
        <w:rPr>
          <w:rFonts w:ascii="Calibri Light" w:hAnsi="Calibri Light"/>
          <w:sz w:val="22"/>
          <w:szCs w:val="22"/>
        </w:rPr>
        <w:t xml:space="preserve"> table. This is done before the data comes to project costing module.</w:t>
      </w:r>
      <w:r w:rsidRPr="007C112B">
        <w:t xml:space="preserve"> </w:t>
      </w:r>
    </w:p>
    <w:p w14:paraId="5270EA13" w14:textId="4A1E8456" w:rsidR="00CA548A" w:rsidRPr="00CA548A" w:rsidRDefault="00CA548A" w:rsidP="00CA548A">
      <w:pPr>
        <w:pStyle w:val="ListParagraph"/>
        <w:ind w:left="1068"/>
        <w:rPr>
          <w:rFonts w:ascii="Calibri Light" w:hAnsi="Calibri Light"/>
          <w:sz w:val="22"/>
          <w:szCs w:val="22"/>
        </w:rPr>
      </w:pPr>
      <w:r w:rsidRPr="00CA548A">
        <w:rPr>
          <w:rFonts w:ascii="Calibri Light" w:hAnsi="Calibri Light"/>
          <w:sz w:val="22"/>
          <w:szCs w:val="22"/>
        </w:rPr>
        <w:t xml:space="preserve">In PC module, when pricing engine runs it reads the Job code as ‘BLE’ and apply the pricing template accordingly. The Project costing records is updated with the right pricing data based on Job code. </w:t>
      </w:r>
    </w:p>
    <w:p w14:paraId="1D58B4D3" w14:textId="77777777" w:rsidR="00D2315B" w:rsidRDefault="00D2315B" w:rsidP="008856FB">
      <w:pPr>
        <w:ind w:left="360"/>
        <w:rPr>
          <w:rFonts w:ascii="Calibri Light" w:hAnsi="Calibri Light"/>
          <w:sz w:val="22"/>
          <w:szCs w:val="22"/>
        </w:rPr>
      </w:pPr>
    </w:p>
    <w:p w14:paraId="72193F9A" w14:textId="77777777" w:rsidR="00307EF7" w:rsidRPr="00DD29C0" w:rsidRDefault="00307EF7" w:rsidP="001E683F">
      <w:pPr>
        <w:rPr>
          <w:rFonts w:ascii="Calibri Light" w:hAnsi="Calibri Light"/>
          <w:sz w:val="22"/>
          <w:szCs w:val="22"/>
        </w:rPr>
      </w:pPr>
    </w:p>
    <w:p w14:paraId="726B6268" w14:textId="6D15AF56" w:rsidR="00117C62" w:rsidRDefault="00307EF7" w:rsidP="001E683F">
      <w:pPr>
        <w:ind w:left="708"/>
      </w:pPr>
      <w:r>
        <w:rPr>
          <w:noProof/>
          <w:lang w:val="en-IN" w:eastAsia="en-IN"/>
        </w:rPr>
        <w:lastRenderedPageBreak/>
        <w:drawing>
          <wp:inline distT="0" distB="0" distL="0" distR="0" wp14:anchorId="73F458B2" wp14:editId="7FFB9893">
            <wp:extent cx="1752600" cy="828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52600" cy="828675"/>
                    </a:xfrm>
                    <a:prstGeom prst="rect">
                      <a:avLst/>
                    </a:prstGeom>
                  </pic:spPr>
                </pic:pic>
              </a:graphicData>
            </a:graphic>
          </wp:inline>
        </w:drawing>
      </w:r>
    </w:p>
    <w:p w14:paraId="493425F9" w14:textId="77777777" w:rsidR="00971899" w:rsidRDefault="00971899" w:rsidP="001E683F">
      <w:pPr>
        <w:ind w:left="708"/>
      </w:pPr>
    </w:p>
    <w:p w14:paraId="489003F6" w14:textId="746AE21E" w:rsidR="00971899" w:rsidRPr="009846F2" w:rsidRDefault="00971899" w:rsidP="009846F2">
      <w:pPr>
        <w:rPr>
          <w:rFonts w:ascii="Calibri Light" w:hAnsi="Calibri Light"/>
          <w:b/>
          <w:sz w:val="22"/>
          <w:szCs w:val="22"/>
        </w:rPr>
      </w:pPr>
    </w:p>
    <w:p w14:paraId="56E72F54" w14:textId="77777777" w:rsidR="001E683F" w:rsidRDefault="001E683F" w:rsidP="001E683F">
      <w:pPr>
        <w:ind w:left="708"/>
      </w:pPr>
    </w:p>
    <w:p w14:paraId="4DA9EF0E" w14:textId="77777777" w:rsidR="00307EF7" w:rsidRDefault="00307EF7" w:rsidP="008856FB">
      <w:pPr>
        <w:ind w:left="360"/>
      </w:pPr>
    </w:p>
    <w:p w14:paraId="1CAB1BE8" w14:textId="77777777" w:rsidR="009837F8" w:rsidRPr="003459CE" w:rsidRDefault="00117C62" w:rsidP="008856FB">
      <w:pPr>
        <w:ind w:left="360"/>
        <w:rPr>
          <w:rFonts w:ascii="Calibri Light" w:hAnsi="Calibri Light"/>
          <w:b/>
        </w:rPr>
      </w:pPr>
      <w:r w:rsidRPr="003459CE">
        <w:rPr>
          <w:rFonts w:ascii="Calibri Light" w:hAnsi="Calibri Light"/>
          <w:b/>
        </w:rPr>
        <w:t>PC Buc</w:t>
      </w:r>
      <w:r w:rsidR="003459CE" w:rsidRPr="003459CE">
        <w:rPr>
          <w:rFonts w:ascii="Calibri Light" w:hAnsi="Calibri Light"/>
          <w:b/>
        </w:rPr>
        <w:t xml:space="preserve"> </w:t>
      </w:r>
      <w:r w:rsidR="003D2B3F" w:rsidRPr="003459CE">
        <w:rPr>
          <w:rFonts w:ascii="Calibri Light" w:hAnsi="Calibri Light"/>
          <w:b/>
        </w:rPr>
        <w:t>Clean</w:t>
      </w:r>
      <w:r w:rsidR="003D2B3F">
        <w:rPr>
          <w:rFonts w:ascii="Calibri Light" w:hAnsi="Calibri Light"/>
          <w:b/>
        </w:rPr>
        <w:t xml:space="preserve"> </w:t>
      </w:r>
    </w:p>
    <w:p w14:paraId="6B5A4AF3" w14:textId="77777777" w:rsidR="005D1AB4" w:rsidRDefault="00117C62" w:rsidP="008856FB">
      <w:pPr>
        <w:ind w:left="360"/>
        <w:rPr>
          <w:rFonts w:ascii="Calibri Light" w:hAnsi="Calibri Light"/>
          <w:sz w:val="22"/>
          <w:szCs w:val="22"/>
        </w:rPr>
      </w:pPr>
      <w:r w:rsidRPr="003459CE">
        <w:rPr>
          <w:rFonts w:ascii="Calibri Light" w:hAnsi="Calibri Light"/>
          <w:sz w:val="22"/>
          <w:szCs w:val="22"/>
        </w:rPr>
        <w:t xml:space="preserve">This is for the interface between PSFT </w:t>
      </w:r>
      <w:r w:rsidR="00A564DE" w:rsidRPr="003459CE">
        <w:rPr>
          <w:rFonts w:ascii="Calibri Light" w:hAnsi="Calibri Light"/>
          <w:sz w:val="22"/>
          <w:szCs w:val="22"/>
        </w:rPr>
        <w:t xml:space="preserve">system </w:t>
      </w:r>
      <w:r w:rsidRPr="003459CE">
        <w:rPr>
          <w:rFonts w:ascii="Calibri Light" w:hAnsi="Calibri Light"/>
          <w:sz w:val="22"/>
          <w:szCs w:val="22"/>
        </w:rPr>
        <w:t xml:space="preserve">and </w:t>
      </w:r>
      <w:proofErr w:type="spellStart"/>
      <w:r w:rsidRPr="003459CE">
        <w:rPr>
          <w:rFonts w:ascii="Calibri Light" w:hAnsi="Calibri Light"/>
          <w:sz w:val="22"/>
          <w:szCs w:val="22"/>
        </w:rPr>
        <w:t>Cognos</w:t>
      </w:r>
      <w:proofErr w:type="spellEnd"/>
      <w:r w:rsidR="00A564DE" w:rsidRPr="003459CE">
        <w:rPr>
          <w:rFonts w:ascii="Calibri Light" w:hAnsi="Calibri Light"/>
          <w:sz w:val="22"/>
          <w:szCs w:val="22"/>
        </w:rPr>
        <w:t xml:space="preserve"> application</w:t>
      </w:r>
      <w:r w:rsidRPr="003459CE">
        <w:rPr>
          <w:rFonts w:ascii="Calibri Light" w:hAnsi="Calibri Light"/>
          <w:sz w:val="22"/>
          <w:szCs w:val="22"/>
        </w:rPr>
        <w:t>.</w:t>
      </w:r>
      <w:r w:rsidR="00D71FE6">
        <w:rPr>
          <w:rFonts w:ascii="Calibri Light" w:hAnsi="Calibri Light"/>
          <w:sz w:val="22"/>
          <w:szCs w:val="22"/>
        </w:rPr>
        <w:t xml:space="preserve"> We are sending </w:t>
      </w:r>
      <w:r w:rsidR="00C05411" w:rsidRPr="00D43144">
        <w:rPr>
          <w:rFonts w:ascii="Calibri Light" w:hAnsi="Calibri Light"/>
          <w:sz w:val="22"/>
          <w:szCs w:val="22"/>
        </w:rPr>
        <w:t>Buc Code</w:t>
      </w:r>
      <w:r w:rsidR="00C05411">
        <w:rPr>
          <w:rFonts w:ascii="Calibri Light" w:hAnsi="Calibri Light"/>
          <w:sz w:val="22"/>
          <w:szCs w:val="22"/>
        </w:rPr>
        <w:t xml:space="preserve"> </w:t>
      </w:r>
      <w:r w:rsidR="009318BE">
        <w:rPr>
          <w:rFonts w:ascii="Calibri Light" w:hAnsi="Calibri Light"/>
          <w:sz w:val="22"/>
          <w:szCs w:val="22"/>
        </w:rPr>
        <w:t xml:space="preserve">to </w:t>
      </w:r>
      <w:proofErr w:type="spellStart"/>
      <w:r w:rsidR="009318BE">
        <w:rPr>
          <w:rFonts w:ascii="Calibri Light" w:hAnsi="Calibri Light"/>
          <w:sz w:val="22"/>
          <w:szCs w:val="22"/>
        </w:rPr>
        <w:t>C</w:t>
      </w:r>
      <w:r w:rsidR="00E776F7">
        <w:rPr>
          <w:rFonts w:ascii="Calibri Light" w:hAnsi="Calibri Light"/>
          <w:sz w:val="22"/>
          <w:szCs w:val="22"/>
        </w:rPr>
        <w:t>ognos</w:t>
      </w:r>
      <w:proofErr w:type="spellEnd"/>
      <w:r w:rsidR="00E776F7">
        <w:rPr>
          <w:rFonts w:ascii="Calibri Light" w:hAnsi="Calibri Light"/>
          <w:sz w:val="22"/>
          <w:szCs w:val="22"/>
        </w:rPr>
        <w:t xml:space="preserve"> </w:t>
      </w:r>
      <w:r w:rsidR="00C05411">
        <w:rPr>
          <w:rFonts w:ascii="Calibri Light" w:hAnsi="Calibri Light"/>
          <w:sz w:val="22"/>
          <w:szCs w:val="22"/>
        </w:rPr>
        <w:t xml:space="preserve">system </w:t>
      </w:r>
      <w:r w:rsidR="00E776F7">
        <w:rPr>
          <w:rFonts w:ascii="Calibri Light" w:hAnsi="Calibri Light"/>
          <w:sz w:val="22"/>
          <w:szCs w:val="22"/>
        </w:rPr>
        <w:t>for validation purpose</w:t>
      </w:r>
      <w:r w:rsidR="00C05411">
        <w:rPr>
          <w:rFonts w:ascii="Calibri Light" w:hAnsi="Calibri Light"/>
          <w:sz w:val="22"/>
          <w:szCs w:val="22"/>
        </w:rPr>
        <w:t>. I</w:t>
      </w:r>
      <w:r w:rsidR="00D71FE6">
        <w:rPr>
          <w:rFonts w:ascii="Calibri Light" w:hAnsi="Calibri Light"/>
          <w:sz w:val="22"/>
          <w:szCs w:val="22"/>
        </w:rPr>
        <w:t>f</w:t>
      </w:r>
      <w:r w:rsidR="00C05411">
        <w:rPr>
          <w:rFonts w:ascii="Calibri Light" w:hAnsi="Calibri Light"/>
          <w:sz w:val="22"/>
          <w:szCs w:val="22"/>
        </w:rPr>
        <w:t xml:space="preserve"> the Buc Code is </w:t>
      </w:r>
      <w:r w:rsidR="00D71FE6">
        <w:rPr>
          <w:rFonts w:ascii="Calibri Light" w:hAnsi="Calibri Light"/>
          <w:sz w:val="22"/>
          <w:szCs w:val="22"/>
        </w:rPr>
        <w:t xml:space="preserve">found </w:t>
      </w:r>
      <w:r w:rsidR="00C05411">
        <w:rPr>
          <w:rFonts w:ascii="Calibri Light" w:hAnsi="Calibri Light"/>
          <w:sz w:val="22"/>
          <w:szCs w:val="22"/>
        </w:rPr>
        <w:t xml:space="preserve">to be invalid </w:t>
      </w:r>
      <w:r w:rsidR="00E776F7">
        <w:rPr>
          <w:rFonts w:ascii="Calibri Light" w:hAnsi="Calibri Light"/>
          <w:sz w:val="22"/>
          <w:szCs w:val="22"/>
        </w:rPr>
        <w:t xml:space="preserve">the </w:t>
      </w:r>
      <w:proofErr w:type="spellStart"/>
      <w:r w:rsidR="00E776F7">
        <w:rPr>
          <w:rFonts w:ascii="Calibri Light" w:hAnsi="Calibri Light"/>
          <w:sz w:val="22"/>
          <w:szCs w:val="22"/>
        </w:rPr>
        <w:t>Co</w:t>
      </w:r>
      <w:r w:rsidR="00D71FE6">
        <w:rPr>
          <w:rFonts w:ascii="Calibri Light" w:hAnsi="Calibri Light"/>
          <w:sz w:val="22"/>
          <w:szCs w:val="22"/>
        </w:rPr>
        <w:t>gnos</w:t>
      </w:r>
      <w:proofErr w:type="spellEnd"/>
      <w:r w:rsidR="00D71FE6">
        <w:rPr>
          <w:rFonts w:ascii="Calibri Light" w:hAnsi="Calibri Light"/>
          <w:sz w:val="22"/>
          <w:szCs w:val="22"/>
        </w:rPr>
        <w:t xml:space="preserve"> system will send</w:t>
      </w:r>
      <w:r w:rsidR="003D665E">
        <w:rPr>
          <w:rFonts w:ascii="Calibri Light" w:hAnsi="Calibri Light"/>
          <w:sz w:val="22"/>
          <w:szCs w:val="22"/>
        </w:rPr>
        <w:t xml:space="preserve"> back</w:t>
      </w:r>
      <w:r w:rsidR="00D71FE6">
        <w:rPr>
          <w:rFonts w:ascii="Calibri Light" w:hAnsi="Calibri Light"/>
          <w:sz w:val="22"/>
          <w:szCs w:val="22"/>
        </w:rPr>
        <w:t xml:space="preserve"> the data </w:t>
      </w:r>
      <w:r w:rsidR="00C05411">
        <w:rPr>
          <w:rFonts w:ascii="Calibri Light" w:hAnsi="Calibri Light"/>
          <w:sz w:val="22"/>
          <w:szCs w:val="22"/>
        </w:rPr>
        <w:t>to PSFT system for correction</w:t>
      </w:r>
      <w:r w:rsidRPr="003459CE">
        <w:rPr>
          <w:rFonts w:ascii="Calibri Light" w:hAnsi="Calibri Light"/>
          <w:sz w:val="22"/>
          <w:szCs w:val="22"/>
        </w:rPr>
        <w:t>.</w:t>
      </w:r>
      <w:r w:rsidR="00A0473D">
        <w:rPr>
          <w:rFonts w:ascii="Calibri Light" w:hAnsi="Calibri Light"/>
          <w:sz w:val="22"/>
          <w:szCs w:val="22"/>
        </w:rPr>
        <w:t xml:space="preserve"> There are following four processes under this job:</w:t>
      </w:r>
    </w:p>
    <w:p w14:paraId="01FA4AE9" w14:textId="77777777" w:rsidR="005D1AB4" w:rsidRDefault="005D1AB4" w:rsidP="008856FB">
      <w:pPr>
        <w:ind w:left="360"/>
        <w:rPr>
          <w:rFonts w:ascii="Calibri Light" w:hAnsi="Calibri Light"/>
          <w:sz w:val="22"/>
          <w:szCs w:val="22"/>
        </w:rPr>
      </w:pPr>
    </w:p>
    <w:p w14:paraId="7A187F38" w14:textId="6B5BE624" w:rsidR="005D1AB4" w:rsidRPr="000F6BC5" w:rsidRDefault="005D1AB4" w:rsidP="000F6BC5">
      <w:pPr>
        <w:pStyle w:val="ListParagraph"/>
        <w:numPr>
          <w:ilvl w:val="0"/>
          <w:numId w:val="51"/>
        </w:numPr>
        <w:rPr>
          <w:rFonts w:ascii="Calibri Light" w:hAnsi="Calibri Light"/>
          <w:b/>
          <w:sz w:val="22"/>
          <w:szCs w:val="22"/>
        </w:rPr>
      </w:pPr>
      <w:r w:rsidRPr="000F6BC5">
        <w:rPr>
          <w:rFonts w:ascii="Calibri Light" w:hAnsi="Calibri Light"/>
          <w:b/>
          <w:sz w:val="22"/>
          <w:szCs w:val="22"/>
        </w:rPr>
        <w:t>PC BUC CLEAN A</w:t>
      </w:r>
      <w:r w:rsidR="00901462">
        <w:rPr>
          <w:rFonts w:ascii="Calibri Light" w:hAnsi="Calibri Light"/>
          <w:b/>
          <w:sz w:val="22"/>
          <w:szCs w:val="22"/>
        </w:rPr>
        <w:t xml:space="preserve"> </w:t>
      </w:r>
      <w:r w:rsidR="00A36C43" w:rsidRPr="00A36C43">
        <w:rPr>
          <w:rFonts w:ascii="Calibri Light" w:hAnsi="Calibri Light"/>
          <w:b/>
          <w:color w:val="000000" w:themeColor="text1"/>
          <w:sz w:val="22"/>
          <w:szCs w:val="22"/>
        </w:rPr>
        <w:t>(HSBPCBUCAE)</w:t>
      </w:r>
    </w:p>
    <w:p w14:paraId="18D5787E" w14:textId="77777777" w:rsidR="00AF60A2" w:rsidRPr="000F6BC5" w:rsidRDefault="00AF60A2" w:rsidP="000F6BC5">
      <w:pPr>
        <w:pStyle w:val="ListParagraph"/>
        <w:ind w:left="1080"/>
        <w:rPr>
          <w:rFonts w:ascii="Calibri Light" w:hAnsi="Calibri Light"/>
          <w:sz w:val="22"/>
          <w:szCs w:val="22"/>
        </w:rPr>
      </w:pPr>
      <w:r>
        <w:rPr>
          <w:rFonts w:ascii="Calibri Light" w:hAnsi="Calibri Light"/>
          <w:sz w:val="22"/>
          <w:szCs w:val="22"/>
        </w:rPr>
        <w:t>This is an Application Engine program.</w:t>
      </w:r>
      <w:r w:rsidR="006E435E">
        <w:rPr>
          <w:rFonts w:ascii="Calibri Light" w:hAnsi="Calibri Light"/>
          <w:sz w:val="22"/>
          <w:szCs w:val="22"/>
        </w:rPr>
        <w:t xml:space="preserve"> This process updates the data in staging records that needs to be send to </w:t>
      </w:r>
      <w:proofErr w:type="spellStart"/>
      <w:r w:rsidR="006E435E">
        <w:rPr>
          <w:rFonts w:ascii="Calibri Light" w:hAnsi="Calibri Light"/>
          <w:sz w:val="22"/>
          <w:szCs w:val="22"/>
        </w:rPr>
        <w:t>Cognos</w:t>
      </w:r>
      <w:proofErr w:type="spellEnd"/>
      <w:r w:rsidR="006E435E">
        <w:rPr>
          <w:rFonts w:ascii="Calibri Light" w:hAnsi="Calibri Light"/>
          <w:sz w:val="22"/>
          <w:szCs w:val="22"/>
        </w:rPr>
        <w:t>.</w:t>
      </w:r>
    </w:p>
    <w:p w14:paraId="507C289A" w14:textId="513B2BE9" w:rsidR="005D1AB4" w:rsidRPr="000F6BC5" w:rsidRDefault="005D1AB4" w:rsidP="000F6BC5">
      <w:pPr>
        <w:pStyle w:val="ListParagraph"/>
        <w:numPr>
          <w:ilvl w:val="0"/>
          <w:numId w:val="51"/>
        </w:numPr>
        <w:rPr>
          <w:rFonts w:ascii="Calibri Light" w:hAnsi="Calibri Light"/>
          <w:b/>
          <w:sz w:val="22"/>
          <w:szCs w:val="22"/>
        </w:rPr>
      </w:pPr>
      <w:r w:rsidRPr="000F6BC5">
        <w:rPr>
          <w:rFonts w:ascii="Calibri Light" w:hAnsi="Calibri Light"/>
          <w:b/>
          <w:sz w:val="22"/>
          <w:szCs w:val="22"/>
        </w:rPr>
        <w:t>BUC COG TRIGGER FILE</w:t>
      </w:r>
      <w:r w:rsidR="00901462">
        <w:rPr>
          <w:rFonts w:ascii="Calibri Light" w:hAnsi="Calibri Light"/>
          <w:b/>
          <w:sz w:val="22"/>
          <w:szCs w:val="22"/>
        </w:rPr>
        <w:t xml:space="preserve"> </w:t>
      </w:r>
    </w:p>
    <w:p w14:paraId="462E89F1" w14:textId="1BBE8FC4" w:rsidR="005D1AB4" w:rsidRPr="000F6BC5" w:rsidRDefault="005D1AB4" w:rsidP="000F6BC5">
      <w:pPr>
        <w:pStyle w:val="ListParagraph"/>
        <w:numPr>
          <w:ilvl w:val="0"/>
          <w:numId w:val="51"/>
        </w:numPr>
        <w:rPr>
          <w:rFonts w:ascii="Calibri Light" w:hAnsi="Calibri Light"/>
          <w:b/>
          <w:sz w:val="22"/>
          <w:szCs w:val="22"/>
        </w:rPr>
      </w:pPr>
      <w:r w:rsidRPr="000F6BC5">
        <w:rPr>
          <w:rFonts w:ascii="Calibri Light" w:hAnsi="Calibri Light"/>
          <w:b/>
          <w:sz w:val="22"/>
          <w:szCs w:val="22"/>
        </w:rPr>
        <w:t>PC BUC CLEAN2</w:t>
      </w:r>
      <w:r w:rsidR="00901462">
        <w:rPr>
          <w:rFonts w:ascii="Calibri Light" w:hAnsi="Calibri Light"/>
          <w:b/>
          <w:sz w:val="22"/>
          <w:szCs w:val="22"/>
        </w:rPr>
        <w:t xml:space="preserve"> </w:t>
      </w:r>
      <w:r w:rsidR="005324B4" w:rsidRPr="005324B4">
        <w:rPr>
          <w:rFonts w:ascii="Calibri Light" w:hAnsi="Calibri Light"/>
          <w:b/>
          <w:color w:val="000000" w:themeColor="text1"/>
          <w:sz w:val="22"/>
          <w:szCs w:val="22"/>
        </w:rPr>
        <w:t>(HSBPCBUC2AE)</w:t>
      </w:r>
    </w:p>
    <w:p w14:paraId="026EAEE8" w14:textId="77777777" w:rsidR="00C73FBC" w:rsidRPr="000F6BC5" w:rsidRDefault="00C73FBC" w:rsidP="000F6BC5">
      <w:pPr>
        <w:pStyle w:val="ListParagraph"/>
        <w:ind w:left="1080"/>
        <w:rPr>
          <w:rFonts w:ascii="Calibri Light" w:hAnsi="Calibri Light"/>
          <w:sz w:val="22"/>
          <w:szCs w:val="22"/>
        </w:rPr>
      </w:pPr>
      <w:r>
        <w:rPr>
          <w:rFonts w:ascii="Calibri Light" w:hAnsi="Calibri Light"/>
          <w:sz w:val="22"/>
          <w:szCs w:val="22"/>
        </w:rPr>
        <w:t>This is an Application Engine program.</w:t>
      </w:r>
      <w:r w:rsidR="00EB09B3">
        <w:rPr>
          <w:rFonts w:ascii="Calibri Light" w:hAnsi="Calibri Light"/>
          <w:sz w:val="22"/>
          <w:szCs w:val="22"/>
        </w:rPr>
        <w:t xml:space="preserve"> This process reads the updated Buc Code (In case of invalid Buc Code) data sent by </w:t>
      </w:r>
      <w:proofErr w:type="spellStart"/>
      <w:r w:rsidR="00EB09B3">
        <w:rPr>
          <w:rFonts w:ascii="Calibri Light" w:hAnsi="Calibri Light"/>
          <w:sz w:val="22"/>
          <w:szCs w:val="22"/>
        </w:rPr>
        <w:t>Cognos</w:t>
      </w:r>
      <w:proofErr w:type="spellEnd"/>
      <w:r w:rsidR="00EB09B3">
        <w:rPr>
          <w:rFonts w:ascii="Calibri Light" w:hAnsi="Calibri Light"/>
          <w:sz w:val="22"/>
          <w:szCs w:val="22"/>
        </w:rPr>
        <w:t xml:space="preserve"> system and update it into Staging record.</w:t>
      </w:r>
    </w:p>
    <w:p w14:paraId="6B38B147" w14:textId="66105911" w:rsidR="00B03EFE" w:rsidRDefault="005D1AB4" w:rsidP="000F6BC5">
      <w:pPr>
        <w:pStyle w:val="ListParagraph"/>
        <w:numPr>
          <w:ilvl w:val="0"/>
          <w:numId w:val="51"/>
        </w:numPr>
        <w:rPr>
          <w:rFonts w:ascii="Calibri Light" w:hAnsi="Calibri Light"/>
          <w:sz w:val="22"/>
          <w:szCs w:val="22"/>
        </w:rPr>
      </w:pPr>
      <w:r w:rsidRPr="000F6BC5">
        <w:rPr>
          <w:rFonts w:ascii="Calibri Light" w:hAnsi="Calibri Light"/>
          <w:b/>
          <w:sz w:val="22"/>
          <w:szCs w:val="22"/>
        </w:rPr>
        <w:t>BUC TRIGGER FILE DELETE</w:t>
      </w:r>
      <w:r w:rsidR="00B131C9">
        <w:rPr>
          <w:rFonts w:ascii="Calibri Light" w:hAnsi="Calibri Light"/>
          <w:b/>
          <w:sz w:val="22"/>
          <w:szCs w:val="22"/>
        </w:rPr>
        <w:t xml:space="preserve">  </w:t>
      </w:r>
    </w:p>
    <w:p w14:paraId="78F5D712" w14:textId="77777777" w:rsidR="00117C62" w:rsidRPr="000F6BC5" w:rsidRDefault="00117C62" w:rsidP="000F6BC5">
      <w:pPr>
        <w:pStyle w:val="ListParagraph"/>
        <w:ind w:left="1080"/>
        <w:rPr>
          <w:rFonts w:ascii="Calibri Light" w:hAnsi="Calibri Light"/>
          <w:sz w:val="22"/>
          <w:szCs w:val="22"/>
        </w:rPr>
      </w:pPr>
    </w:p>
    <w:p w14:paraId="0A48BC10" w14:textId="77777777" w:rsidR="00234B81" w:rsidRDefault="00234B81" w:rsidP="008856FB">
      <w:pPr>
        <w:ind w:left="360"/>
        <w:rPr>
          <w:rFonts w:ascii="Calibri Light" w:hAnsi="Calibri Light"/>
          <w:sz w:val="22"/>
          <w:szCs w:val="22"/>
        </w:rPr>
      </w:pPr>
    </w:p>
    <w:p w14:paraId="2363624B" w14:textId="77777777" w:rsidR="00234B81" w:rsidRDefault="00234B81" w:rsidP="008856FB">
      <w:pPr>
        <w:ind w:left="360"/>
      </w:pPr>
      <w:r>
        <w:rPr>
          <w:noProof/>
          <w:lang w:val="en-IN" w:eastAsia="en-IN"/>
        </w:rPr>
        <w:drawing>
          <wp:inline distT="0" distB="0" distL="0" distR="0" wp14:anchorId="4D35E3ED" wp14:editId="2775D8D6">
            <wp:extent cx="5837011" cy="647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77428" cy="652185"/>
                    </a:xfrm>
                    <a:prstGeom prst="rect">
                      <a:avLst/>
                    </a:prstGeom>
                  </pic:spPr>
                </pic:pic>
              </a:graphicData>
            </a:graphic>
          </wp:inline>
        </w:drawing>
      </w:r>
    </w:p>
    <w:p w14:paraId="36BE9EBB" w14:textId="77777777" w:rsidR="00117C62" w:rsidRDefault="00117C62" w:rsidP="003236ED"/>
    <w:p w14:paraId="71149E41" w14:textId="77777777" w:rsidR="006F56C0" w:rsidRDefault="006F56C0" w:rsidP="008856FB">
      <w:pPr>
        <w:ind w:left="360"/>
        <w:rPr>
          <w:rFonts w:ascii="Calibri Light" w:hAnsi="Calibri Light"/>
          <w:sz w:val="22"/>
          <w:szCs w:val="22"/>
        </w:rPr>
      </w:pPr>
    </w:p>
    <w:p w14:paraId="3F08064B" w14:textId="77777777" w:rsidR="006F56C0" w:rsidRPr="006F56C0" w:rsidRDefault="006F56C0" w:rsidP="006F56C0">
      <w:pPr>
        <w:ind w:left="360"/>
        <w:rPr>
          <w:rFonts w:ascii="Calibri Light" w:hAnsi="Calibri Light"/>
          <w:b/>
        </w:rPr>
      </w:pPr>
      <w:r w:rsidRPr="006F56C0">
        <w:rPr>
          <w:rFonts w:ascii="Calibri Light" w:hAnsi="Calibri Light"/>
          <w:b/>
        </w:rPr>
        <w:t>HSBPC100</w:t>
      </w:r>
    </w:p>
    <w:p w14:paraId="31E64DA1" w14:textId="77777777" w:rsidR="006F56C0" w:rsidRDefault="006F56C0" w:rsidP="006F56C0">
      <w:pPr>
        <w:ind w:left="360"/>
        <w:rPr>
          <w:rFonts w:ascii="Calibri Light" w:hAnsi="Calibri Light"/>
          <w:color w:val="000000" w:themeColor="text1"/>
          <w:sz w:val="22"/>
          <w:szCs w:val="22"/>
        </w:rPr>
      </w:pPr>
      <w:r w:rsidRPr="00B30C18">
        <w:rPr>
          <w:rFonts w:ascii="Calibri Light" w:hAnsi="Calibri Light"/>
          <w:color w:val="000000" w:themeColor="text1"/>
          <w:sz w:val="22"/>
          <w:szCs w:val="22"/>
        </w:rPr>
        <w:t>This is an SQR process</w:t>
      </w:r>
      <w:r w:rsidR="008D4EA4">
        <w:rPr>
          <w:rFonts w:ascii="Calibri Light" w:hAnsi="Calibri Light"/>
          <w:color w:val="000000" w:themeColor="text1"/>
          <w:sz w:val="22"/>
          <w:szCs w:val="22"/>
        </w:rPr>
        <w:t xml:space="preserve"> and i</w:t>
      </w:r>
      <w:r w:rsidRPr="00B30C18">
        <w:rPr>
          <w:rFonts w:ascii="Calibri Light" w:hAnsi="Calibri Light"/>
          <w:color w:val="000000" w:themeColor="text1"/>
          <w:sz w:val="22"/>
          <w:szCs w:val="22"/>
        </w:rPr>
        <w:t xml:space="preserve">t </w:t>
      </w:r>
      <w:r w:rsidR="008D4EA4">
        <w:rPr>
          <w:rFonts w:ascii="Calibri Light" w:hAnsi="Calibri Light"/>
          <w:color w:val="000000" w:themeColor="text1"/>
          <w:sz w:val="22"/>
          <w:szCs w:val="22"/>
        </w:rPr>
        <w:t xml:space="preserve">perform </w:t>
      </w:r>
      <w:r w:rsidRPr="00B30C18">
        <w:rPr>
          <w:rFonts w:ascii="Calibri Light" w:hAnsi="Calibri Light"/>
          <w:color w:val="000000" w:themeColor="text1"/>
          <w:sz w:val="22"/>
          <w:szCs w:val="22"/>
        </w:rPr>
        <w:t xml:space="preserve">validation </w:t>
      </w:r>
      <w:r w:rsidR="008D4EA4">
        <w:rPr>
          <w:rFonts w:ascii="Calibri Light" w:hAnsi="Calibri Light"/>
          <w:color w:val="000000" w:themeColor="text1"/>
          <w:sz w:val="22"/>
          <w:szCs w:val="22"/>
        </w:rPr>
        <w:t xml:space="preserve">for </w:t>
      </w:r>
      <w:r w:rsidRPr="00B30C18">
        <w:rPr>
          <w:rFonts w:ascii="Calibri Light" w:hAnsi="Calibri Light"/>
          <w:color w:val="000000" w:themeColor="text1"/>
          <w:sz w:val="22"/>
          <w:szCs w:val="22"/>
        </w:rPr>
        <w:t>policy number. It reads the</w:t>
      </w:r>
      <w:r>
        <w:rPr>
          <w:rFonts w:ascii="Calibri Light" w:hAnsi="Calibri Light"/>
          <w:color w:val="000000" w:themeColor="text1"/>
          <w:sz w:val="22"/>
          <w:szCs w:val="22"/>
        </w:rPr>
        <w:t xml:space="preserve"> table that</w:t>
      </w:r>
      <w:r w:rsidR="00610406">
        <w:rPr>
          <w:rFonts w:ascii="Calibri Light" w:hAnsi="Calibri Light"/>
          <w:color w:val="000000" w:themeColor="text1"/>
          <w:sz w:val="22"/>
          <w:szCs w:val="22"/>
        </w:rPr>
        <w:t xml:space="preserve"> </w:t>
      </w:r>
      <w:proofErr w:type="spellStart"/>
      <w:r w:rsidR="00610406">
        <w:rPr>
          <w:rFonts w:ascii="Calibri Light" w:hAnsi="Calibri Light"/>
          <w:color w:val="000000" w:themeColor="text1"/>
          <w:sz w:val="22"/>
          <w:szCs w:val="22"/>
        </w:rPr>
        <w:t>C</w:t>
      </w:r>
      <w:r w:rsidRPr="00B30C18">
        <w:rPr>
          <w:rFonts w:ascii="Calibri Light" w:hAnsi="Calibri Light"/>
          <w:color w:val="000000" w:themeColor="text1"/>
          <w:sz w:val="22"/>
          <w:szCs w:val="22"/>
        </w:rPr>
        <w:t>ognos</w:t>
      </w:r>
      <w:proofErr w:type="spellEnd"/>
      <w:r w:rsidRPr="00B30C18">
        <w:rPr>
          <w:rFonts w:ascii="Calibri Light" w:hAnsi="Calibri Light"/>
          <w:color w:val="000000" w:themeColor="text1"/>
          <w:sz w:val="22"/>
          <w:szCs w:val="22"/>
        </w:rPr>
        <w:t xml:space="preserve"> </w:t>
      </w:r>
      <w:r w:rsidR="00610406">
        <w:rPr>
          <w:rFonts w:ascii="Calibri Light" w:hAnsi="Calibri Light"/>
          <w:color w:val="000000" w:themeColor="text1"/>
          <w:sz w:val="22"/>
          <w:szCs w:val="22"/>
        </w:rPr>
        <w:t xml:space="preserve">system </w:t>
      </w:r>
      <w:r>
        <w:rPr>
          <w:rFonts w:ascii="Calibri Light" w:hAnsi="Calibri Light"/>
          <w:color w:val="000000" w:themeColor="text1"/>
          <w:sz w:val="22"/>
          <w:szCs w:val="22"/>
        </w:rPr>
        <w:t>update</w:t>
      </w:r>
      <w:r w:rsidR="00610406">
        <w:rPr>
          <w:rFonts w:ascii="Calibri Light" w:hAnsi="Calibri Light"/>
          <w:color w:val="000000" w:themeColor="text1"/>
          <w:sz w:val="22"/>
          <w:szCs w:val="22"/>
        </w:rPr>
        <w:t>s</w:t>
      </w:r>
      <w:r>
        <w:rPr>
          <w:rFonts w:ascii="Calibri Light" w:hAnsi="Calibri Light"/>
          <w:color w:val="000000" w:themeColor="text1"/>
          <w:sz w:val="22"/>
          <w:szCs w:val="22"/>
        </w:rPr>
        <w:t xml:space="preserve"> </w:t>
      </w:r>
      <w:r w:rsidRPr="00B30C18">
        <w:rPr>
          <w:rFonts w:ascii="Calibri Light" w:hAnsi="Calibri Light"/>
          <w:color w:val="000000" w:themeColor="text1"/>
          <w:sz w:val="22"/>
          <w:szCs w:val="22"/>
        </w:rPr>
        <w:t>and validate</w:t>
      </w:r>
      <w:r>
        <w:rPr>
          <w:rFonts w:ascii="Calibri Light" w:hAnsi="Calibri Light"/>
          <w:color w:val="000000" w:themeColor="text1"/>
          <w:sz w:val="22"/>
          <w:szCs w:val="22"/>
        </w:rPr>
        <w:t xml:space="preserve"> policy number before putting it </w:t>
      </w:r>
      <w:r w:rsidR="00534544">
        <w:rPr>
          <w:rFonts w:ascii="Calibri Light" w:hAnsi="Calibri Light"/>
          <w:color w:val="000000" w:themeColor="text1"/>
          <w:sz w:val="22"/>
          <w:szCs w:val="22"/>
        </w:rPr>
        <w:t>in Project Costing records.</w:t>
      </w:r>
      <w:r>
        <w:rPr>
          <w:rFonts w:ascii="Calibri Light" w:hAnsi="Calibri Light"/>
          <w:color w:val="000000" w:themeColor="text1"/>
          <w:sz w:val="22"/>
          <w:szCs w:val="22"/>
        </w:rPr>
        <w:t xml:space="preserve"> </w:t>
      </w:r>
    </w:p>
    <w:p w14:paraId="6B3CDFEB" w14:textId="77777777" w:rsidR="006F56C0" w:rsidRDefault="006F56C0" w:rsidP="006F56C0">
      <w:pPr>
        <w:rPr>
          <w:rFonts w:ascii="Calibri Light" w:hAnsi="Calibri Light"/>
          <w:color w:val="000000" w:themeColor="text1"/>
          <w:sz w:val="22"/>
          <w:szCs w:val="22"/>
        </w:rPr>
      </w:pPr>
    </w:p>
    <w:p w14:paraId="196730B0" w14:textId="77777777" w:rsidR="006F56C0" w:rsidRDefault="006F56C0" w:rsidP="006F56C0">
      <w:pPr>
        <w:ind w:left="360"/>
        <w:rPr>
          <w:rFonts w:ascii="Calibri Light" w:hAnsi="Calibri Light"/>
          <w:color w:val="000000" w:themeColor="text1"/>
          <w:sz w:val="22"/>
          <w:szCs w:val="22"/>
        </w:rPr>
      </w:pPr>
      <w:r>
        <w:rPr>
          <w:noProof/>
          <w:lang w:val="en-IN" w:eastAsia="en-IN"/>
        </w:rPr>
        <w:lastRenderedPageBreak/>
        <w:drawing>
          <wp:inline distT="0" distB="0" distL="0" distR="0" wp14:anchorId="6F0C4622" wp14:editId="44EB6FA0">
            <wp:extent cx="5286375" cy="3567420"/>
            <wp:effectExtent l="19050" t="19050" r="9525" b="1460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98933" cy="3575894"/>
                    </a:xfrm>
                    <a:prstGeom prst="rect">
                      <a:avLst/>
                    </a:prstGeom>
                    <a:ln>
                      <a:solidFill>
                        <a:schemeClr val="accent1"/>
                      </a:solidFill>
                    </a:ln>
                  </pic:spPr>
                </pic:pic>
              </a:graphicData>
            </a:graphic>
          </wp:inline>
        </w:drawing>
      </w:r>
    </w:p>
    <w:p w14:paraId="26C37C39" w14:textId="77777777" w:rsidR="006F56C0" w:rsidRDefault="006F56C0" w:rsidP="006F56C0">
      <w:pPr>
        <w:ind w:left="709"/>
        <w:rPr>
          <w:rFonts w:ascii="Calibri Light" w:hAnsi="Calibri Light"/>
          <w:color w:val="000000" w:themeColor="text1"/>
          <w:sz w:val="22"/>
          <w:szCs w:val="22"/>
        </w:rPr>
      </w:pPr>
    </w:p>
    <w:p w14:paraId="34815799" w14:textId="77777777" w:rsidR="00BA2E5C" w:rsidRDefault="00BA2E5C" w:rsidP="006F56C0">
      <w:pPr>
        <w:ind w:left="709"/>
        <w:rPr>
          <w:rFonts w:ascii="Calibri Light" w:hAnsi="Calibri Light"/>
          <w:color w:val="000000" w:themeColor="text1"/>
          <w:sz w:val="22"/>
          <w:szCs w:val="22"/>
        </w:rPr>
      </w:pPr>
    </w:p>
    <w:p w14:paraId="610A4798" w14:textId="77777777" w:rsidR="00320B39" w:rsidRDefault="00320B39" w:rsidP="000F6BC5">
      <w:pPr>
        <w:ind w:left="360"/>
        <w:rPr>
          <w:rFonts w:ascii="Calibri Light" w:hAnsi="Calibri Light"/>
        </w:rPr>
      </w:pPr>
      <w:bookmarkStart w:id="16" w:name="_Toc466053857"/>
      <w:r w:rsidRPr="000F6BC5">
        <w:rPr>
          <w:rFonts w:ascii="Calibri Light" w:hAnsi="Calibri Light"/>
          <w:b/>
        </w:rPr>
        <w:t>HSB_PC_UTILITY_GBL</w:t>
      </w:r>
      <w:bookmarkEnd w:id="16"/>
      <w:r w:rsidR="00BA2E5C">
        <w:rPr>
          <w:rFonts w:ascii="Calibri Light" w:hAnsi="Calibri Light"/>
          <w:b/>
        </w:rPr>
        <w:t>- Archiving Process</w:t>
      </w:r>
    </w:p>
    <w:p w14:paraId="62698934" w14:textId="77777777" w:rsidR="006C274D" w:rsidRDefault="006C274D" w:rsidP="000F6BC5">
      <w:pPr>
        <w:ind w:left="360"/>
        <w:rPr>
          <w:rFonts w:ascii="Calibri Light" w:hAnsi="Calibri Light"/>
        </w:rPr>
      </w:pPr>
    </w:p>
    <w:p w14:paraId="05C17AD1" w14:textId="77777777" w:rsidR="00320B39" w:rsidRPr="000F6BC5" w:rsidRDefault="00BE2C4F" w:rsidP="000F6BC5">
      <w:pPr>
        <w:ind w:left="360"/>
        <w:rPr>
          <w:rFonts w:ascii="Calibri Light" w:hAnsi="Calibri Light"/>
          <w:sz w:val="22"/>
          <w:szCs w:val="22"/>
        </w:rPr>
      </w:pPr>
      <w:r w:rsidRPr="000F6BC5">
        <w:rPr>
          <w:rFonts w:ascii="Calibri Light" w:hAnsi="Calibri Light"/>
          <w:sz w:val="22"/>
          <w:szCs w:val="22"/>
        </w:rPr>
        <w:t xml:space="preserve">HSB has an Application Engine </w:t>
      </w:r>
      <w:r w:rsidR="006C274D" w:rsidRPr="000F6BC5">
        <w:rPr>
          <w:rFonts w:ascii="Calibri Light" w:hAnsi="Calibri Light"/>
          <w:sz w:val="22"/>
          <w:szCs w:val="22"/>
        </w:rPr>
        <w:t xml:space="preserve">program </w:t>
      </w:r>
      <w:r w:rsidR="00E37404" w:rsidRPr="000F6BC5">
        <w:rPr>
          <w:rFonts w:ascii="Calibri Light" w:hAnsi="Calibri Light"/>
          <w:sz w:val="22"/>
          <w:szCs w:val="22"/>
        </w:rPr>
        <w:t xml:space="preserve">as </w:t>
      </w:r>
      <w:r w:rsidR="006C274D" w:rsidRPr="000F6BC5">
        <w:rPr>
          <w:rFonts w:ascii="Calibri Light" w:hAnsi="Calibri Light"/>
          <w:sz w:val="22"/>
          <w:szCs w:val="22"/>
        </w:rPr>
        <w:t>‘</w:t>
      </w:r>
      <w:r w:rsidR="003174BB" w:rsidRPr="000F6BC5">
        <w:rPr>
          <w:rFonts w:ascii="Calibri Light" w:hAnsi="Calibri Light"/>
          <w:sz w:val="22"/>
          <w:szCs w:val="22"/>
        </w:rPr>
        <w:t>HSBPCARCHIVE</w:t>
      </w:r>
      <w:r w:rsidR="006C274D" w:rsidRPr="000F6BC5">
        <w:rPr>
          <w:rFonts w:ascii="Calibri Light" w:hAnsi="Calibri Light"/>
          <w:sz w:val="22"/>
          <w:szCs w:val="22"/>
        </w:rPr>
        <w:t>’</w:t>
      </w:r>
      <w:r w:rsidR="003174BB" w:rsidRPr="000F6BC5">
        <w:rPr>
          <w:rFonts w:ascii="Calibri Light" w:hAnsi="Calibri Light"/>
          <w:sz w:val="22"/>
          <w:szCs w:val="22"/>
        </w:rPr>
        <w:t xml:space="preserve"> to perform archiving in PC module. </w:t>
      </w:r>
      <w:r w:rsidR="00FB3A6B" w:rsidRPr="000F6BC5">
        <w:rPr>
          <w:rFonts w:ascii="Calibri Light" w:hAnsi="Calibri Light"/>
          <w:sz w:val="22"/>
          <w:szCs w:val="22"/>
        </w:rPr>
        <w:t xml:space="preserve">This </w:t>
      </w:r>
      <w:r w:rsidR="00BF5309" w:rsidRPr="000F6BC5">
        <w:rPr>
          <w:rFonts w:ascii="Calibri Light" w:hAnsi="Calibri Light"/>
          <w:sz w:val="22"/>
          <w:szCs w:val="22"/>
        </w:rPr>
        <w:t>an annual activity</w:t>
      </w:r>
      <w:r w:rsidR="00FB3A6B" w:rsidRPr="000F6BC5">
        <w:rPr>
          <w:rFonts w:ascii="Calibri Light" w:hAnsi="Calibri Light"/>
          <w:sz w:val="22"/>
          <w:szCs w:val="22"/>
        </w:rPr>
        <w:t xml:space="preserve"> </w:t>
      </w:r>
      <w:r w:rsidR="003174BB" w:rsidRPr="000F6BC5">
        <w:rPr>
          <w:rFonts w:ascii="Calibri Light" w:hAnsi="Calibri Light"/>
          <w:sz w:val="22"/>
          <w:szCs w:val="22"/>
        </w:rPr>
        <w:t>and it is done by PSFT Tech Team.</w:t>
      </w:r>
      <w:r w:rsidR="000F54B5" w:rsidRPr="000F6BC5">
        <w:rPr>
          <w:rFonts w:ascii="Calibri Light" w:hAnsi="Calibri Light"/>
          <w:sz w:val="22"/>
          <w:szCs w:val="22"/>
        </w:rPr>
        <w:t xml:space="preserve"> </w:t>
      </w:r>
      <w:r w:rsidR="00320B39" w:rsidRPr="000F6BC5">
        <w:rPr>
          <w:rFonts w:ascii="Calibri Light" w:hAnsi="Calibri Light"/>
          <w:sz w:val="22"/>
          <w:szCs w:val="22"/>
        </w:rPr>
        <w:t xml:space="preserve">First, Interface Processing Option is selected as </w:t>
      </w:r>
      <w:r w:rsidR="00320B39" w:rsidRPr="000F6BC5">
        <w:rPr>
          <w:rFonts w:ascii="Calibri Light" w:hAnsi="Calibri Light"/>
          <w:b/>
          <w:sz w:val="22"/>
          <w:szCs w:val="22"/>
        </w:rPr>
        <w:t>Load Trans</w:t>
      </w:r>
      <w:r w:rsidR="00320B39" w:rsidRPr="000F6BC5">
        <w:rPr>
          <w:rFonts w:ascii="Calibri Light" w:hAnsi="Calibri Light"/>
          <w:sz w:val="22"/>
          <w:szCs w:val="22"/>
        </w:rPr>
        <w:t xml:space="preserve">. This will load data to ‘FARC’ database. Once we receive confirmation </w:t>
      </w:r>
      <w:r w:rsidR="00901462">
        <w:rPr>
          <w:rFonts w:ascii="Calibri Light" w:hAnsi="Calibri Light"/>
          <w:sz w:val="22"/>
          <w:szCs w:val="22"/>
        </w:rPr>
        <w:t xml:space="preserve">from FARC database team </w:t>
      </w:r>
      <w:r w:rsidR="00320B39" w:rsidRPr="000F6BC5">
        <w:rPr>
          <w:rFonts w:ascii="Calibri Light" w:hAnsi="Calibri Light"/>
          <w:sz w:val="22"/>
          <w:szCs w:val="22"/>
        </w:rPr>
        <w:t>on this</w:t>
      </w:r>
      <w:r w:rsidR="006761B5">
        <w:rPr>
          <w:rFonts w:ascii="Calibri Light" w:hAnsi="Calibri Light"/>
          <w:sz w:val="22"/>
          <w:szCs w:val="22"/>
        </w:rPr>
        <w:t xml:space="preserve"> </w:t>
      </w:r>
      <w:r w:rsidR="00BB4124">
        <w:rPr>
          <w:rFonts w:ascii="Calibri Light" w:hAnsi="Calibri Light"/>
          <w:sz w:val="22"/>
          <w:szCs w:val="22"/>
        </w:rPr>
        <w:t xml:space="preserve">next </w:t>
      </w:r>
      <w:r w:rsidR="00320B39" w:rsidRPr="000F6BC5">
        <w:rPr>
          <w:rFonts w:ascii="Calibri Light" w:hAnsi="Calibri Light"/>
          <w:sz w:val="22"/>
          <w:szCs w:val="22"/>
        </w:rPr>
        <w:t xml:space="preserve">time Interface Processing Option is selected as </w:t>
      </w:r>
      <w:r w:rsidR="00320B39" w:rsidRPr="000F6BC5">
        <w:rPr>
          <w:rFonts w:ascii="Calibri Light" w:hAnsi="Calibri Light"/>
          <w:b/>
          <w:sz w:val="22"/>
          <w:szCs w:val="22"/>
        </w:rPr>
        <w:t>Del Trans</w:t>
      </w:r>
      <w:r w:rsidR="00320B39" w:rsidRPr="000F6BC5">
        <w:rPr>
          <w:rFonts w:ascii="Calibri Light" w:hAnsi="Calibri Light"/>
          <w:sz w:val="22"/>
          <w:szCs w:val="22"/>
        </w:rPr>
        <w:t xml:space="preserve"> to delete the data from proj</w:t>
      </w:r>
      <w:r w:rsidR="00BB4124">
        <w:rPr>
          <w:rFonts w:ascii="Calibri Light" w:hAnsi="Calibri Light"/>
          <w:sz w:val="22"/>
          <w:szCs w:val="22"/>
        </w:rPr>
        <w:t>ect</w:t>
      </w:r>
      <w:r w:rsidR="00320B39" w:rsidRPr="000F6BC5">
        <w:rPr>
          <w:rFonts w:ascii="Calibri Light" w:hAnsi="Calibri Light"/>
          <w:sz w:val="22"/>
          <w:szCs w:val="22"/>
        </w:rPr>
        <w:t xml:space="preserve"> resource</w:t>
      </w:r>
      <w:r w:rsidR="00BB4124">
        <w:rPr>
          <w:rFonts w:ascii="Calibri Light" w:hAnsi="Calibri Light"/>
          <w:sz w:val="22"/>
          <w:szCs w:val="22"/>
        </w:rPr>
        <w:t xml:space="preserve"> table</w:t>
      </w:r>
      <w:r w:rsidR="00320B39" w:rsidRPr="000F6BC5">
        <w:rPr>
          <w:rFonts w:ascii="Calibri Light" w:hAnsi="Calibri Light"/>
          <w:sz w:val="22"/>
          <w:szCs w:val="22"/>
        </w:rPr>
        <w:t xml:space="preserve">. </w:t>
      </w:r>
    </w:p>
    <w:p w14:paraId="6A915F1E" w14:textId="77777777" w:rsidR="006F56C0" w:rsidRPr="003459CE" w:rsidRDefault="00320B39" w:rsidP="008856FB">
      <w:pPr>
        <w:ind w:left="360"/>
        <w:rPr>
          <w:rFonts w:ascii="Calibri Light" w:hAnsi="Calibri Light"/>
          <w:sz w:val="22"/>
          <w:szCs w:val="22"/>
        </w:rPr>
      </w:pPr>
      <w:r>
        <w:rPr>
          <w:noProof/>
          <w:lang w:val="en-IN" w:eastAsia="en-IN"/>
        </w:rPr>
        <w:lastRenderedPageBreak/>
        <w:drawing>
          <wp:inline distT="0" distB="0" distL="0" distR="0" wp14:anchorId="17262EE9" wp14:editId="2EE255B2">
            <wp:extent cx="5768340" cy="3749269"/>
            <wp:effectExtent l="19050" t="19050" r="22860" b="228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8340" cy="3749269"/>
                    </a:xfrm>
                    <a:prstGeom prst="rect">
                      <a:avLst/>
                    </a:prstGeom>
                    <a:ln>
                      <a:solidFill>
                        <a:schemeClr val="accent1"/>
                      </a:solidFill>
                    </a:ln>
                  </pic:spPr>
                </pic:pic>
              </a:graphicData>
            </a:graphic>
          </wp:inline>
        </w:drawing>
      </w:r>
    </w:p>
    <w:p w14:paraId="65FAEEC4" w14:textId="77777777" w:rsidR="00B9494F" w:rsidRPr="00F03DCD" w:rsidRDefault="00B9494F" w:rsidP="00641DDE">
      <w:pPr>
        <w:pStyle w:val="ListParagraph"/>
        <w:rPr>
          <w:rFonts w:ascii="Calibri Light" w:hAnsi="Calibri Light"/>
          <w:sz w:val="22"/>
          <w:szCs w:val="22"/>
        </w:rPr>
      </w:pPr>
    </w:p>
    <w:p w14:paraId="72406EB9" w14:textId="1F1F807D" w:rsidR="00B77658" w:rsidRPr="00841599" w:rsidRDefault="006422D4" w:rsidP="006F56C0">
      <w:pPr>
        <w:pStyle w:val="Heading1"/>
        <w:tabs>
          <w:tab w:val="num" w:pos="360"/>
        </w:tabs>
        <w:spacing w:line="360" w:lineRule="auto"/>
        <w:ind w:left="360" w:hanging="360"/>
        <w:jc w:val="both"/>
        <w:rPr>
          <w:rFonts w:ascii="Calibri Light" w:hAnsi="Calibri Light" w:cs="Times New Roman"/>
          <w:bCs w:val="0"/>
          <w:kern w:val="0"/>
        </w:rPr>
      </w:pPr>
      <w:bookmarkStart w:id="17" w:name="_Toc367358978"/>
      <w:bookmarkStart w:id="18" w:name="_Toc466378253"/>
      <w:bookmarkStart w:id="19" w:name="_Toc96143104"/>
      <w:r w:rsidRPr="00595F7F">
        <w:rPr>
          <w:rFonts w:ascii="Calibri Light" w:hAnsi="Calibri Light" w:cs="Times New Roman"/>
          <w:bCs w:val="0"/>
          <w:kern w:val="0"/>
        </w:rPr>
        <w:t>Queries</w:t>
      </w:r>
      <w:bookmarkEnd w:id="17"/>
      <w:bookmarkEnd w:id="18"/>
      <w:r w:rsidR="00265451">
        <w:rPr>
          <w:rFonts w:ascii="Calibri Light" w:hAnsi="Calibri Light" w:cs="Times New Roman"/>
          <w:bCs w:val="0"/>
          <w:kern w:val="0"/>
        </w:rPr>
        <w:t xml:space="preserve"> </w:t>
      </w:r>
    </w:p>
    <w:p w14:paraId="57A3B4EF" w14:textId="77777777" w:rsidR="003241E6" w:rsidRPr="00C04A60" w:rsidRDefault="003241E6" w:rsidP="00C347C8">
      <w:pPr>
        <w:pStyle w:val="Heading1"/>
        <w:tabs>
          <w:tab w:val="num" w:pos="360"/>
        </w:tabs>
        <w:spacing w:line="360" w:lineRule="auto"/>
        <w:ind w:left="360"/>
        <w:jc w:val="both"/>
        <w:rPr>
          <w:rFonts w:ascii="Calibri Light" w:hAnsi="Calibri Light"/>
        </w:rPr>
      </w:pPr>
      <w:bookmarkStart w:id="20" w:name="_Toc96143122"/>
      <w:bookmarkStart w:id="21" w:name="_Toc466378254"/>
      <w:bookmarkEnd w:id="15"/>
      <w:bookmarkEnd w:id="19"/>
      <w:r w:rsidRPr="00C04A60">
        <w:rPr>
          <w:rFonts w:ascii="Calibri Light" w:hAnsi="Calibri Light"/>
        </w:rPr>
        <w:t>Glossary</w:t>
      </w:r>
      <w:bookmarkEnd w:id="20"/>
      <w:bookmarkEnd w:id="21"/>
    </w:p>
    <w:p w14:paraId="3E611961" w14:textId="77777777" w:rsidR="00BC7A0B" w:rsidRPr="00D05EAC" w:rsidRDefault="00A740F6" w:rsidP="00C347C8">
      <w:pPr>
        <w:spacing w:before="120" w:line="360" w:lineRule="auto"/>
        <w:ind w:left="357"/>
        <w:jc w:val="both"/>
        <w:rPr>
          <w:rFonts w:ascii="Calibri Light" w:hAnsi="Calibri Light" w:cs="Arial"/>
          <w:sz w:val="22"/>
          <w:szCs w:val="22"/>
        </w:rPr>
      </w:pPr>
      <w:r>
        <w:rPr>
          <w:rFonts w:ascii="Calibri Light" w:hAnsi="Calibri Light" w:cs="Arial"/>
          <w:sz w:val="22"/>
          <w:szCs w:val="22"/>
        </w:rPr>
        <w:t>PC</w:t>
      </w:r>
      <w:r w:rsidR="00247EF1" w:rsidRPr="00D05EAC">
        <w:rPr>
          <w:rFonts w:ascii="Calibri Light" w:hAnsi="Calibri Light" w:cs="Arial"/>
          <w:sz w:val="22"/>
          <w:szCs w:val="22"/>
        </w:rPr>
        <w:t xml:space="preserve"> – </w:t>
      </w:r>
      <w:r>
        <w:rPr>
          <w:rFonts w:ascii="Calibri Light" w:hAnsi="Calibri Light" w:cs="Arial"/>
          <w:sz w:val="22"/>
          <w:szCs w:val="22"/>
        </w:rPr>
        <w:t>Project Costing</w:t>
      </w:r>
    </w:p>
    <w:p w14:paraId="2E176EF0" w14:textId="77777777" w:rsidR="00BC7A0B" w:rsidRPr="00D05EAC" w:rsidRDefault="005E7DEB" w:rsidP="00726075">
      <w:pPr>
        <w:spacing w:before="120" w:line="360" w:lineRule="auto"/>
        <w:ind w:left="357"/>
        <w:jc w:val="both"/>
        <w:rPr>
          <w:rFonts w:ascii="Calibri Light" w:hAnsi="Calibri Light" w:cs="Arial"/>
          <w:sz w:val="22"/>
          <w:szCs w:val="22"/>
        </w:rPr>
      </w:pPr>
      <w:r w:rsidRPr="00D05EAC">
        <w:rPr>
          <w:rFonts w:ascii="Calibri Light" w:hAnsi="Calibri Light" w:cs="Arial"/>
          <w:sz w:val="22"/>
          <w:szCs w:val="22"/>
        </w:rPr>
        <w:t>PS</w:t>
      </w:r>
      <w:r w:rsidR="008E221F" w:rsidRPr="00D05EAC">
        <w:rPr>
          <w:rFonts w:ascii="Calibri Light" w:hAnsi="Calibri Light" w:cs="Arial"/>
          <w:sz w:val="22"/>
          <w:szCs w:val="22"/>
        </w:rPr>
        <w:t>FT</w:t>
      </w:r>
      <w:r w:rsidRPr="00D05EAC">
        <w:rPr>
          <w:rFonts w:ascii="Calibri Light" w:hAnsi="Calibri Light" w:cs="Arial"/>
          <w:sz w:val="22"/>
          <w:szCs w:val="22"/>
        </w:rPr>
        <w:t xml:space="preserve"> – PeopleSoft</w:t>
      </w:r>
    </w:p>
    <w:p w14:paraId="5407B8B7" w14:textId="77777777" w:rsidR="002F6B2B" w:rsidRDefault="002F6B2B" w:rsidP="00726075">
      <w:pPr>
        <w:spacing w:before="120" w:line="360" w:lineRule="auto"/>
        <w:ind w:left="357"/>
        <w:jc w:val="both"/>
        <w:rPr>
          <w:rFonts w:ascii="Calibri Light" w:hAnsi="Calibri Light" w:cs="Arial"/>
          <w:sz w:val="22"/>
          <w:szCs w:val="22"/>
        </w:rPr>
      </w:pPr>
      <w:r>
        <w:rPr>
          <w:rFonts w:ascii="Calibri Light" w:hAnsi="Calibri Light" w:cs="Arial"/>
          <w:sz w:val="22"/>
          <w:szCs w:val="22"/>
        </w:rPr>
        <w:t xml:space="preserve">Business Team </w:t>
      </w:r>
      <w:r w:rsidR="00F028F8">
        <w:rPr>
          <w:rFonts w:ascii="Arial" w:hAnsi="Arial" w:cs="Arial"/>
          <w:sz w:val="20"/>
          <w:szCs w:val="22"/>
        </w:rPr>
        <w:t>–</w:t>
      </w:r>
      <w:r>
        <w:rPr>
          <w:rFonts w:ascii="Calibri Light" w:hAnsi="Calibri Light" w:cs="Arial"/>
          <w:sz w:val="22"/>
          <w:szCs w:val="22"/>
        </w:rPr>
        <w:t xml:space="preserve"> HSB Business Finance Team</w:t>
      </w:r>
    </w:p>
    <w:p w14:paraId="474621EA" w14:textId="77777777" w:rsidR="00F028F8" w:rsidRDefault="00F028F8" w:rsidP="00726075">
      <w:pPr>
        <w:spacing w:before="120" w:line="360" w:lineRule="auto"/>
        <w:ind w:left="357"/>
        <w:jc w:val="both"/>
        <w:rPr>
          <w:rFonts w:ascii="Calibri Light" w:hAnsi="Calibri Light" w:cs="Arial"/>
          <w:sz w:val="22"/>
          <w:szCs w:val="22"/>
        </w:rPr>
      </w:pPr>
      <w:r>
        <w:rPr>
          <w:rFonts w:ascii="Calibri Light" w:hAnsi="Calibri Light" w:cs="Arial"/>
          <w:sz w:val="22"/>
          <w:szCs w:val="22"/>
        </w:rPr>
        <w:t xml:space="preserve">PSFT </w:t>
      </w:r>
      <w:r w:rsidR="00912DCB">
        <w:rPr>
          <w:rFonts w:ascii="Calibri Light" w:hAnsi="Calibri Light" w:cs="Arial"/>
          <w:sz w:val="22"/>
          <w:szCs w:val="22"/>
        </w:rPr>
        <w:t>Tech</w:t>
      </w:r>
      <w:r w:rsidR="00177DC9">
        <w:rPr>
          <w:rFonts w:ascii="Calibri Light" w:hAnsi="Calibri Light" w:cs="Arial"/>
          <w:sz w:val="22"/>
          <w:szCs w:val="22"/>
        </w:rPr>
        <w:t xml:space="preserve"> </w:t>
      </w:r>
      <w:r>
        <w:rPr>
          <w:rFonts w:ascii="Calibri Light" w:hAnsi="Calibri Light" w:cs="Arial"/>
          <w:sz w:val="22"/>
          <w:szCs w:val="22"/>
        </w:rPr>
        <w:t xml:space="preserve">Team </w:t>
      </w:r>
      <w:r>
        <w:rPr>
          <w:rFonts w:ascii="Arial" w:hAnsi="Arial" w:cs="Arial"/>
          <w:sz w:val="20"/>
          <w:szCs w:val="22"/>
        </w:rPr>
        <w:t>–</w:t>
      </w:r>
      <w:r>
        <w:rPr>
          <w:rFonts w:ascii="Calibri Light" w:hAnsi="Calibri Light" w:cs="Arial"/>
          <w:sz w:val="22"/>
          <w:szCs w:val="22"/>
        </w:rPr>
        <w:t xml:space="preserve"> PeopleSoft Finance Technical Team</w:t>
      </w:r>
    </w:p>
    <w:p w14:paraId="688FFB40" w14:textId="77777777" w:rsidR="009E1B9A" w:rsidRPr="00726075" w:rsidRDefault="009E1B9A" w:rsidP="00726075">
      <w:pPr>
        <w:spacing w:before="120" w:line="360" w:lineRule="auto"/>
        <w:ind w:left="357"/>
        <w:jc w:val="both"/>
        <w:rPr>
          <w:rFonts w:ascii="Arial" w:hAnsi="Arial" w:cs="Arial"/>
          <w:sz w:val="20"/>
          <w:szCs w:val="22"/>
        </w:rPr>
      </w:pPr>
      <w:r>
        <w:rPr>
          <w:rFonts w:ascii="Calibri Light" w:hAnsi="Calibri Light" w:cs="Arial"/>
          <w:sz w:val="22"/>
          <w:szCs w:val="22"/>
        </w:rPr>
        <w:t>BU – Business UNIT</w:t>
      </w:r>
    </w:p>
    <w:sectPr w:rsidR="009E1B9A" w:rsidRPr="00726075" w:rsidSect="00B82F40">
      <w:headerReference w:type="default" r:id="rId39"/>
      <w:footerReference w:type="default" r:id="rId40"/>
      <w:pgSz w:w="11906" w:h="16838" w:code="9"/>
      <w:pgMar w:top="1670" w:right="1411" w:bottom="1253" w:left="1411" w:header="706" w:footer="706"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Garg Neha - Hartford-HSB - external" w:date="2016-11-08T19:29:00Z" w:initials="GN-H-e">
    <w:p w14:paraId="2120AC77" w14:textId="77777777" w:rsidR="00A61BD0" w:rsidRDefault="00A61BD0">
      <w:pPr>
        <w:pStyle w:val="CommentText"/>
        <w:rPr>
          <w:noProof/>
        </w:rPr>
      </w:pPr>
      <w:r>
        <w:rPr>
          <w:rStyle w:val="CommentReference"/>
        </w:rPr>
        <w:annotationRef/>
      </w:r>
      <w:r w:rsidR="005C551D">
        <w:rPr>
          <w:noProof/>
        </w:rPr>
        <w:t>rephrase</w:t>
      </w:r>
    </w:p>
    <w:p w14:paraId="7D851FC0" w14:textId="77777777" w:rsidR="00A61BD0" w:rsidRDefault="005C551D">
      <w:pPr>
        <w:pStyle w:val="CommentText"/>
      </w:pPr>
      <w:r>
        <w:rPr>
          <w:noProof/>
        </w:rPr>
        <w:t>the sentence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D851FC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BC39C4" w14:textId="77777777" w:rsidR="00C548BF" w:rsidRDefault="00C548BF">
      <w:r>
        <w:separator/>
      </w:r>
    </w:p>
  </w:endnote>
  <w:endnote w:type="continuationSeparator" w:id="0">
    <w:p w14:paraId="0E3E83CD" w14:textId="77777777" w:rsidR="00C548BF" w:rsidRDefault="00C548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8FEFD" w14:textId="77777777" w:rsidR="00F360CD" w:rsidRPr="00EC37B0" w:rsidRDefault="00EB1C63" w:rsidP="00EC37B0">
    <w:pPr>
      <w:rPr>
        <w:rFonts w:ascii="Courier New" w:hAnsi="Courier New" w:cs="Courier New"/>
        <w:sz w:val="20"/>
        <w:szCs w:val="20"/>
      </w:rPr>
    </w:pPr>
    <w:r>
      <w:rPr>
        <w:noProof/>
        <w:lang w:val="en-IN" w:eastAsia="en-IN"/>
      </w:rPr>
      <mc:AlternateContent>
        <mc:Choice Requires="wps">
          <w:drawing>
            <wp:anchor distT="0" distB="0" distL="114300" distR="114300" simplePos="0" relativeHeight="251657728" behindDoc="0" locked="0" layoutInCell="1" allowOverlap="1" wp14:anchorId="246191AB" wp14:editId="4E1E13DA">
              <wp:simplePos x="0" y="0"/>
              <wp:positionH relativeFrom="column">
                <wp:posOffset>0</wp:posOffset>
              </wp:positionH>
              <wp:positionV relativeFrom="paragraph">
                <wp:posOffset>74930</wp:posOffset>
              </wp:positionV>
              <wp:extent cx="5829300" cy="0"/>
              <wp:effectExtent l="9525" t="17780" r="9525" b="10795"/>
              <wp:wrapNone/>
              <wp:docPr id="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293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41D517" id="Line 3" o:spid="_x0000_s1026" style="position:absolute;flip: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9pt" to="459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" strokeweight="1.5pt"/>
          </w:pict>
        </mc:Fallback>
      </mc:AlternateContent>
    </w:r>
    <w:r w:rsidR="00F360CD" w:rsidRPr="00EC37B0">
      <w:rPr>
        <w:rFonts w:ascii="Courier New" w:hAnsi="Courier New" w:cs="Courier New"/>
        <w:sz w:val="20"/>
        <w:szCs w:val="20"/>
      </w:rPr>
      <w:t xml:space="preserve"> </w:t>
    </w:r>
  </w:p>
  <w:p w14:paraId="601B32F5" w14:textId="77777777" w:rsidR="00F360CD" w:rsidRPr="00DA4BD5" w:rsidRDefault="00F360CD" w:rsidP="00EC37B0">
    <w:pPr>
      <w:jc w:val="both"/>
      <w:rPr>
        <w:rFonts w:ascii="Calibri Light" w:hAnsi="Calibri Light" w:cs="Arial"/>
        <w:color w:val="000000"/>
        <w:sz w:val="20"/>
        <w:szCs w:val="20"/>
        <w:lang w:val="fr-FR"/>
      </w:rPr>
    </w:pPr>
    <w:r w:rsidRPr="00DA4BD5">
      <w:rPr>
        <w:rFonts w:ascii="Calibri Light" w:hAnsi="Calibri Light" w:cs="Arial"/>
        <w:color w:val="000000"/>
        <w:sz w:val="20"/>
        <w:szCs w:val="20"/>
      </w:rPr>
      <w:t>Confidential</w:t>
    </w:r>
    <w:r w:rsidRPr="00DA4BD5">
      <w:rPr>
        <w:rFonts w:ascii="Calibri Light" w:hAnsi="Calibri Light"/>
      </w:rPr>
      <w:tab/>
    </w:r>
    <w:r w:rsidRPr="00DA4BD5">
      <w:rPr>
        <w:rFonts w:ascii="Calibri Light" w:hAnsi="Calibri Light"/>
      </w:rPr>
      <w:tab/>
    </w:r>
    <w:r w:rsidRPr="00DA4BD5">
      <w:rPr>
        <w:rFonts w:ascii="Calibri Light" w:hAnsi="Calibri Light"/>
      </w:rPr>
      <w:tab/>
    </w:r>
    <w:r w:rsidRPr="00DA4BD5">
      <w:rPr>
        <w:rFonts w:ascii="Calibri Light" w:hAnsi="Calibri Light"/>
      </w:rPr>
      <w:tab/>
    </w:r>
    <w:r w:rsidRPr="00DA4BD5">
      <w:rPr>
        <w:rFonts w:ascii="Calibri Light" w:hAnsi="Calibri Light"/>
      </w:rPr>
      <w:tab/>
    </w:r>
    <w:r w:rsidRPr="00DA4BD5">
      <w:rPr>
        <w:rFonts w:ascii="Calibri Light" w:hAnsi="Calibri Light" w:cs="Arial"/>
        <w:sz w:val="20"/>
        <w:szCs w:val="20"/>
      </w:rPr>
      <w:t xml:space="preserve">Page </w:t>
    </w:r>
    <w:r w:rsidRPr="00DA4BD5">
      <w:rPr>
        <w:rFonts w:ascii="Calibri Light" w:hAnsi="Calibri Light" w:cs="Arial"/>
        <w:sz w:val="20"/>
        <w:szCs w:val="20"/>
      </w:rPr>
      <w:fldChar w:fldCharType="begin"/>
    </w:r>
    <w:r w:rsidRPr="00DA4BD5">
      <w:rPr>
        <w:rFonts w:ascii="Calibri Light" w:hAnsi="Calibri Light" w:cs="Arial"/>
        <w:sz w:val="20"/>
        <w:szCs w:val="20"/>
      </w:rPr>
      <w:instrText xml:space="preserve"> PAGE </w:instrText>
    </w:r>
    <w:r w:rsidRPr="00DA4BD5">
      <w:rPr>
        <w:rFonts w:ascii="Calibri Light" w:hAnsi="Calibri Light" w:cs="Arial"/>
        <w:sz w:val="20"/>
        <w:szCs w:val="20"/>
      </w:rPr>
      <w:fldChar w:fldCharType="separate"/>
    </w:r>
    <w:r w:rsidR="00B4109E">
      <w:rPr>
        <w:rFonts w:ascii="Calibri Light" w:hAnsi="Calibri Light" w:cs="Arial"/>
        <w:noProof/>
        <w:sz w:val="20"/>
        <w:szCs w:val="20"/>
      </w:rPr>
      <w:t>21</w:t>
    </w:r>
    <w:r w:rsidRPr="00DA4BD5">
      <w:rPr>
        <w:rFonts w:ascii="Calibri Light" w:hAnsi="Calibri Light" w:cs="Arial"/>
        <w:sz w:val="20"/>
        <w:szCs w:val="20"/>
      </w:rPr>
      <w:fldChar w:fldCharType="end"/>
    </w:r>
    <w:r w:rsidRPr="00DA4BD5">
      <w:rPr>
        <w:rFonts w:ascii="Calibri Light" w:hAnsi="Calibri Light" w:cs="Arial"/>
        <w:sz w:val="20"/>
        <w:szCs w:val="20"/>
      </w:rPr>
      <w:t>/</w:t>
    </w:r>
    <w:r w:rsidRPr="00DA4BD5">
      <w:rPr>
        <w:rStyle w:val="PageNumber"/>
        <w:rFonts w:ascii="Calibri Light" w:hAnsi="Calibri Light" w:cs="Arial"/>
        <w:sz w:val="20"/>
        <w:szCs w:val="20"/>
      </w:rPr>
      <w:fldChar w:fldCharType="begin"/>
    </w:r>
    <w:r w:rsidRPr="00DA4BD5">
      <w:rPr>
        <w:rStyle w:val="PageNumber"/>
        <w:rFonts w:ascii="Calibri Light" w:hAnsi="Calibri Light" w:cs="Arial"/>
        <w:sz w:val="20"/>
        <w:szCs w:val="20"/>
      </w:rPr>
      <w:instrText xml:space="preserve"> NUMPAGES </w:instrText>
    </w:r>
    <w:r w:rsidRPr="00DA4BD5">
      <w:rPr>
        <w:rStyle w:val="PageNumber"/>
        <w:rFonts w:ascii="Calibri Light" w:hAnsi="Calibri Light" w:cs="Arial"/>
        <w:sz w:val="20"/>
        <w:szCs w:val="20"/>
      </w:rPr>
      <w:fldChar w:fldCharType="separate"/>
    </w:r>
    <w:r w:rsidR="00B4109E">
      <w:rPr>
        <w:rStyle w:val="PageNumber"/>
        <w:rFonts w:ascii="Calibri Light" w:hAnsi="Calibri Light" w:cs="Arial"/>
        <w:noProof/>
        <w:sz w:val="20"/>
        <w:szCs w:val="20"/>
      </w:rPr>
      <w:t>22</w:t>
    </w:r>
    <w:r w:rsidRPr="00DA4BD5">
      <w:rPr>
        <w:rStyle w:val="PageNumber"/>
        <w:rFonts w:ascii="Calibri Light" w:hAnsi="Calibri Light" w:cs="Arial"/>
        <w:sz w:val="20"/>
        <w:szCs w:val="20"/>
      </w:rPr>
      <w:fldChar w:fldCharType="end"/>
    </w:r>
    <w:r w:rsidRPr="00DA4BD5">
      <w:rPr>
        <w:rFonts w:ascii="Calibri Light" w:hAnsi="Calibri Light" w:cs="Arial"/>
        <w:sz w:val="20"/>
        <w:szCs w:val="20"/>
      </w:rPr>
      <w:tab/>
    </w:r>
    <w:r w:rsidRPr="00DA4BD5">
      <w:rPr>
        <w:rFonts w:ascii="Calibri Light" w:hAnsi="Calibri Light" w:cs="Arial"/>
        <w:sz w:val="20"/>
        <w:szCs w:val="20"/>
      </w:rPr>
      <w:tab/>
    </w:r>
    <w:r w:rsidRPr="00DA4BD5">
      <w:rPr>
        <w:rFonts w:ascii="Calibri Light" w:hAnsi="Calibri Light" w:cs="Arial"/>
        <w:sz w:val="20"/>
        <w:szCs w:val="20"/>
      </w:rPr>
      <w:tab/>
    </w:r>
    <w:r w:rsidRPr="00DA4BD5">
      <w:rPr>
        <w:rFonts w:ascii="Calibri Light" w:hAnsi="Calibri Light" w:cs="Arial"/>
        <w:sz w:val="20"/>
        <w:szCs w:val="20"/>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A03405" w14:textId="77777777" w:rsidR="00C548BF" w:rsidRDefault="00C548BF">
      <w:r>
        <w:separator/>
      </w:r>
    </w:p>
  </w:footnote>
  <w:footnote w:type="continuationSeparator" w:id="0">
    <w:p w14:paraId="0E5388C2" w14:textId="77777777" w:rsidR="00C548BF" w:rsidRDefault="00C548B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F71E03" w14:textId="77777777" w:rsidR="004522C5" w:rsidRPr="0066049D" w:rsidRDefault="004522C5" w:rsidP="004522C5">
    <w:pPr>
      <w:pStyle w:val="Header"/>
      <w:jc w:val="right"/>
      <w:rPr>
        <w:rFonts w:ascii="Calibri Light" w:hAnsi="Calibri Light" w:cstheme="minorHAnsi"/>
        <w:b/>
        <w:sz w:val="20"/>
        <w:szCs w:val="20"/>
      </w:rPr>
    </w:pPr>
    <w:r w:rsidRPr="0066049D">
      <w:rPr>
        <w:rFonts w:ascii="Calibri Light" w:hAnsi="Calibri Light" w:cstheme="minorHAnsi"/>
        <w:b/>
        <w:noProof/>
        <w:sz w:val="20"/>
        <w:szCs w:val="20"/>
        <w:lang w:val="en-IN" w:eastAsia="en-IN"/>
      </w:rPr>
      <mc:AlternateContent>
        <mc:Choice Requires="wps">
          <w:drawing>
            <wp:anchor distT="0" distB="0" distL="114300" distR="114300" simplePos="0" relativeHeight="251659776" behindDoc="0" locked="0" layoutInCell="1" allowOverlap="1" wp14:anchorId="63CD25C3" wp14:editId="502E8999">
              <wp:simplePos x="0" y="0"/>
              <wp:positionH relativeFrom="column">
                <wp:posOffset>-933450</wp:posOffset>
              </wp:positionH>
              <wp:positionV relativeFrom="paragraph">
                <wp:posOffset>-57150</wp:posOffset>
              </wp:positionV>
              <wp:extent cx="648970" cy="45720"/>
              <wp:effectExtent l="0" t="0" r="0" b="0"/>
              <wp:wrapNone/>
              <wp:docPr id="5"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8970" cy="45720"/>
                      </a:xfrm>
                      <a:prstGeom prst="rect">
                        <a:avLst/>
                      </a:prstGeom>
                      <a:solidFill>
                        <a:srgbClr val="FEC320"/>
                      </a:solidFill>
                      <a:ln>
                        <a:noFill/>
                      </a:ln>
                      <a:effectLst/>
                    </wps:spPr>
                    <wps:style>
                      <a:lnRef idx="1">
                        <a:schemeClr val="accent1"/>
                      </a:lnRef>
                      <a:fillRef idx="3">
                        <a:schemeClr val="accent1"/>
                      </a:fillRef>
                      <a:effectRef idx="2">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rect w14:anchorId="7441D0B1" id="Rectangle 12" o:spid="_x0000_s1026" style="position:absolute;margin-left:-73.5pt;margin-top:-4.5pt;width:51.1pt;height:3.6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" fillcolor="#fec320" stroked="f">
              <v:path arrowok="t"/>
            </v:rect>
          </w:pict>
        </mc:Fallback>
      </mc:AlternateContent>
    </w:r>
    <w:r w:rsidR="000C1B55">
      <w:rPr>
        <w:rFonts w:ascii="Calibri Light" w:hAnsi="Calibri Light" w:cstheme="minorHAnsi"/>
        <w:b/>
        <w:noProof/>
        <w:sz w:val="20"/>
        <w:szCs w:val="20"/>
        <w:lang w:val="en-IN" w:eastAsia="en-IN"/>
      </w:rPr>
      <w:t>Project Costing</w:t>
    </w:r>
  </w:p>
  <w:p w14:paraId="47473E51" w14:textId="77777777" w:rsidR="00F360CD" w:rsidRPr="004522C5" w:rsidRDefault="00F360CD" w:rsidP="004522C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53307"/>
    <w:multiLevelType w:val="hybridMultilevel"/>
    <w:tmpl w:val="B628BB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12B00CB"/>
    <w:multiLevelType w:val="hybridMultilevel"/>
    <w:tmpl w:val="196EE8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nsid w:val="025C2FE3"/>
    <w:multiLevelType w:val="hybridMultilevel"/>
    <w:tmpl w:val="C9369F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A4773F1"/>
    <w:multiLevelType w:val="hybridMultilevel"/>
    <w:tmpl w:val="B0F88544"/>
    <w:lvl w:ilvl="0" w:tplc="40090001">
      <w:start w:val="1"/>
      <w:numFmt w:val="bullet"/>
      <w:lvlText w:val=""/>
      <w:lvlJc w:val="left"/>
      <w:pPr>
        <w:ind w:left="1068" w:hanging="360"/>
      </w:pPr>
      <w:rPr>
        <w:rFonts w:ascii="Symbol" w:hAnsi="Symbol" w:hint="default"/>
      </w:rPr>
    </w:lvl>
    <w:lvl w:ilvl="1" w:tplc="40090003">
      <w:start w:val="1"/>
      <w:numFmt w:val="bullet"/>
      <w:lvlText w:val="o"/>
      <w:lvlJc w:val="left"/>
      <w:pPr>
        <w:ind w:left="1788" w:hanging="360"/>
      </w:pPr>
      <w:rPr>
        <w:rFonts w:ascii="Courier New" w:hAnsi="Courier New" w:cs="Courier New" w:hint="default"/>
      </w:rPr>
    </w:lvl>
    <w:lvl w:ilvl="2" w:tplc="40090005">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4">
    <w:nsid w:val="0A7611CD"/>
    <w:multiLevelType w:val="hybridMultilevel"/>
    <w:tmpl w:val="542A4B96"/>
    <w:lvl w:ilvl="0" w:tplc="40090005">
      <w:start w:val="1"/>
      <w:numFmt w:val="bullet"/>
      <w:lvlText w:val=""/>
      <w:lvlJc w:val="left"/>
      <w:pPr>
        <w:ind w:left="1776" w:hanging="360"/>
      </w:pPr>
      <w:rPr>
        <w:rFonts w:ascii="Wingdings" w:hAnsi="Wingdings" w:hint="default"/>
      </w:rPr>
    </w:lvl>
    <w:lvl w:ilvl="1" w:tplc="40090003" w:tentative="1">
      <w:start w:val="1"/>
      <w:numFmt w:val="bullet"/>
      <w:lvlText w:val="o"/>
      <w:lvlJc w:val="left"/>
      <w:pPr>
        <w:ind w:left="2496" w:hanging="360"/>
      </w:pPr>
      <w:rPr>
        <w:rFonts w:ascii="Courier New" w:hAnsi="Courier New" w:cs="Courier New" w:hint="default"/>
      </w:rPr>
    </w:lvl>
    <w:lvl w:ilvl="2" w:tplc="40090005" w:tentative="1">
      <w:start w:val="1"/>
      <w:numFmt w:val="bullet"/>
      <w:lvlText w:val=""/>
      <w:lvlJc w:val="left"/>
      <w:pPr>
        <w:ind w:left="3216" w:hanging="360"/>
      </w:pPr>
      <w:rPr>
        <w:rFonts w:ascii="Wingdings" w:hAnsi="Wingdings" w:hint="default"/>
      </w:rPr>
    </w:lvl>
    <w:lvl w:ilvl="3" w:tplc="40090001" w:tentative="1">
      <w:start w:val="1"/>
      <w:numFmt w:val="bullet"/>
      <w:lvlText w:val=""/>
      <w:lvlJc w:val="left"/>
      <w:pPr>
        <w:ind w:left="3936" w:hanging="360"/>
      </w:pPr>
      <w:rPr>
        <w:rFonts w:ascii="Symbol" w:hAnsi="Symbol" w:hint="default"/>
      </w:rPr>
    </w:lvl>
    <w:lvl w:ilvl="4" w:tplc="40090003" w:tentative="1">
      <w:start w:val="1"/>
      <w:numFmt w:val="bullet"/>
      <w:lvlText w:val="o"/>
      <w:lvlJc w:val="left"/>
      <w:pPr>
        <w:ind w:left="4656" w:hanging="360"/>
      </w:pPr>
      <w:rPr>
        <w:rFonts w:ascii="Courier New" w:hAnsi="Courier New" w:cs="Courier New" w:hint="default"/>
      </w:rPr>
    </w:lvl>
    <w:lvl w:ilvl="5" w:tplc="40090005" w:tentative="1">
      <w:start w:val="1"/>
      <w:numFmt w:val="bullet"/>
      <w:lvlText w:val=""/>
      <w:lvlJc w:val="left"/>
      <w:pPr>
        <w:ind w:left="5376" w:hanging="360"/>
      </w:pPr>
      <w:rPr>
        <w:rFonts w:ascii="Wingdings" w:hAnsi="Wingdings" w:hint="default"/>
      </w:rPr>
    </w:lvl>
    <w:lvl w:ilvl="6" w:tplc="40090001" w:tentative="1">
      <w:start w:val="1"/>
      <w:numFmt w:val="bullet"/>
      <w:lvlText w:val=""/>
      <w:lvlJc w:val="left"/>
      <w:pPr>
        <w:ind w:left="6096" w:hanging="360"/>
      </w:pPr>
      <w:rPr>
        <w:rFonts w:ascii="Symbol" w:hAnsi="Symbol" w:hint="default"/>
      </w:rPr>
    </w:lvl>
    <w:lvl w:ilvl="7" w:tplc="40090003" w:tentative="1">
      <w:start w:val="1"/>
      <w:numFmt w:val="bullet"/>
      <w:lvlText w:val="o"/>
      <w:lvlJc w:val="left"/>
      <w:pPr>
        <w:ind w:left="6816" w:hanging="360"/>
      </w:pPr>
      <w:rPr>
        <w:rFonts w:ascii="Courier New" w:hAnsi="Courier New" w:cs="Courier New" w:hint="default"/>
      </w:rPr>
    </w:lvl>
    <w:lvl w:ilvl="8" w:tplc="40090005" w:tentative="1">
      <w:start w:val="1"/>
      <w:numFmt w:val="bullet"/>
      <w:lvlText w:val=""/>
      <w:lvlJc w:val="left"/>
      <w:pPr>
        <w:ind w:left="7536" w:hanging="360"/>
      </w:pPr>
      <w:rPr>
        <w:rFonts w:ascii="Wingdings" w:hAnsi="Wingdings" w:hint="default"/>
      </w:rPr>
    </w:lvl>
  </w:abstractNum>
  <w:abstractNum w:abstractNumId="5">
    <w:nsid w:val="0C36298C"/>
    <w:multiLevelType w:val="hybridMultilevel"/>
    <w:tmpl w:val="551EB452"/>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6">
    <w:nsid w:val="0E9822EE"/>
    <w:multiLevelType w:val="hybridMultilevel"/>
    <w:tmpl w:val="95149634"/>
    <w:lvl w:ilvl="0" w:tplc="40090001">
      <w:start w:val="1"/>
      <w:numFmt w:val="bullet"/>
      <w:lvlText w:val=""/>
      <w:lvlJc w:val="left"/>
      <w:pPr>
        <w:ind w:left="1425" w:hanging="360"/>
      </w:pPr>
      <w:rPr>
        <w:rFonts w:ascii="Symbol" w:hAnsi="Symbol"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7">
    <w:nsid w:val="114F3ECD"/>
    <w:multiLevelType w:val="hybridMultilevel"/>
    <w:tmpl w:val="D93ED9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18304F2"/>
    <w:multiLevelType w:val="hybridMultilevel"/>
    <w:tmpl w:val="E4F65000"/>
    <w:lvl w:ilvl="0" w:tplc="04090001">
      <w:start w:val="1"/>
      <w:numFmt w:val="bullet"/>
      <w:lvlText w:val=""/>
      <w:lvlJc w:val="left"/>
      <w:pPr>
        <w:tabs>
          <w:tab w:val="num" w:pos="1077"/>
        </w:tabs>
        <w:ind w:left="1077" w:hanging="360"/>
      </w:pPr>
      <w:rPr>
        <w:rFonts w:ascii="Symbol" w:hAnsi="Symbol" w:hint="default"/>
      </w:rPr>
    </w:lvl>
    <w:lvl w:ilvl="1" w:tplc="04090003" w:tentative="1">
      <w:start w:val="1"/>
      <w:numFmt w:val="bullet"/>
      <w:lvlText w:val="o"/>
      <w:lvlJc w:val="left"/>
      <w:pPr>
        <w:tabs>
          <w:tab w:val="num" w:pos="1797"/>
        </w:tabs>
        <w:ind w:left="1797" w:hanging="360"/>
      </w:pPr>
      <w:rPr>
        <w:rFonts w:ascii="Courier New" w:hAnsi="Courier New" w:cs="Courier New" w:hint="default"/>
      </w:rPr>
    </w:lvl>
    <w:lvl w:ilvl="2" w:tplc="04090005" w:tentative="1">
      <w:start w:val="1"/>
      <w:numFmt w:val="bullet"/>
      <w:lvlText w:val=""/>
      <w:lvlJc w:val="left"/>
      <w:pPr>
        <w:tabs>
          <w:tab w:val="num" w:pos="2517"/>
        </w:tabs>
        <w:ind w:left="2517" w:hanging="360"/>
      </w:pPr>
      <w:rPr>
        <w:rFonts w:ascii="Wingdings" w:hAnsi="Wingdings" w:hint="default"/>
      </w:rPr>
    </w:lvl>
    <w:lvl w:ilvl="3" w:tplc="04090001" w:tentative="1">
      <w:start w:val="1"/>
      <w:numFmt w:val="bullet"/>
      <w:lvlText w:val=""/>
      <w:lvlJc w:val="left"/>
      <w:pPr>
        <w:tabs>
          <w:tab w:val="num" w:pos="3237"/>
        </w:tabs>
        <w:ind w:left="3237" w:hanging="360"/>
      </w:pPr>
      <w:rPr>
        <w:rFonts w:ascii="Symbol" w:hAnsi="Symbol" w:hint="default"/>
      </w:rPr>
    </w:lvl>
    <w:lvl w:ilvl="4" w:tplc="04090003" w:tentative="1">
      <w:start w:val="1"/>
      <w:numFmt w:val="bullet"/>
      <w:lvlText w:val="o"/>
      <w:lvlJc w:val="left"/>
      <w:pPr>
        <w:tabs>
          <w:tab w:val="num" w:pos="3957"/>
        </w:tabs>
        <w:ind w:left="3957" w:hanging="360"/>
      </w:pPr>
      <w:rPr>
        <w:rFonts w:ascii="Courier New" w:hAnsi="Courier New" w:cs="Courier New" w:hint="default"/>
      </w:rPr>
    </w:lvl>
    <w:lvl w:ilvl="5" w:tplc="04090005" w:tentative="1">
      <w:start w:val="1"/>
      <w:numFmt w:val="bullet"/>
      <w:lvlText w:val=""/>
      <w:lvlJc w:val="left"/>
      <w:pPr>
        <w:tabs>
          <w:tab w:val="num" w:pos="4677"/>
        </w:tabs>
        <w:ind w:left="4677" w:hanging="360"/>
      </w:pPr>
      <w:rPr>
        <w:rFonts w:ascii="Wingdings" w:hAnsi="Wingdings" w:hint="default"/>
      </w:rPr>
    </w:lvl>
    <w:lvl w:ilvl="6" w:tplc="04090001" w:tentative="1">
      <w:start w:val="1"/>
      <w:numFmt w:val="bullet"/>
      <w:lvlText w:val=""/>
      <w:lvlJc w:val="left"/>
      <w:pPr>
        <w:tabs>
          <w:tab w:val="num" w:pos="5397"/>
        </w:tabs>
        <w:ind w:left="5397" w:hanging="360"/>
      </w:pPr>
      <w:rPr>
        <w:rFonts w:ascii="Symbol" w:hAnsi="Symbol" w:hint="default"/>
      </w:rPr>
    </w:lvl>
    <w:lvl w:ilvl="7" w:tplc="04090003" w:tentative="1">
      <w:start w:val="1"/>
      <w:numFmt w:val="bullet"/>
      <w:lvlText w:val="o"/>
      <w:lvlJc w:val="left"/>
      <w:pPr>
        <w:tabs>
          <w:tab w:val="num" w:pos="6117"/>
        </w:tabs>
        <w:ind w:left="6117" w:hanging="360"/>
      </w:pPr>
      <w:rPr>
        <w:rFonts w:ascii="Courier New" w:hAnsi="Courier New" w:cs="Courier New" w:hint="default"/>
      </w:rPr>
    </w:lvl>
    <w:lvl w:ilvl="8" w:tplc="04090005" w:tentative="1">
      <w:start w:val="1"/>
      <w:numFmt w:val="bullet"/>
      <w:lvlText w:val=""/>
      <w:lvlJc w:val="left"/>
      <w:pPr>
        <w:tabs>
          <w:tab w:val="num" w:pos="6837"/>
        </w:tabs>
        <w:ind w:left="6837" w:hanging="360"/>
      </w:pPr>
      <w:rPr>
        <w:rFonts w:ascii="Wingdings" w:hAnsi="Wingdings" w:hint="default"/>
      </w:rPr>
    </w:lvl>
  </w:abstractNum>
  <w:abstractNum w:abstractNumId="9">
    <w:nsid w:val="17375E7C"/>
    <w:multiLevelType w:val="hybridMultilevel"/>
    <w:tmpl w:val="1DBC20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7E60671"/>
    <w:multiLevelType w:val="hybridMultilevel"/>
    <w:tmpl w:val="83F8471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8871804"/>
    <w:multiLevelType w:val="hybridMultilevel"/>
    <w:tmpl w:val="EFCA9726"/>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12">
    <w:nsid w:val="198D6E4B"/>
    <w:multiLevelType w:val="hybridMultilevel"/>
    <w:tmpl w:val="F976A51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
    <w:nsid w:val="1D3E04CC"/>
    <w:multiLevelType w:val="hybridMultilevel"/>
    <w:tmpl w:val="178EFD80"/>
    <w:lvl w:ilvl="0" w:tplc="0409000F">
      <w:start w:val="1"/>
      <w:numFmt w:val="decimal"/>
      <w:lvlText w:val="%1."/>
      <w:lvlJc w:val="left"/>
      <w:pPr>
        <w:tabs>
          <w:tab w:val="num" w:pos="1440"/>
        </w:tabs>
        <w:ind w:left="1440" w:hanging="360"/>
      </w:pPr>
    </w:lvl>
    <w:lvl w:ilvl="1" w:tplc="04090001">
      <w:start w:val="1"/>
      <w:numFmt w:val="bullet"/>
      <w:lvlText w:val=""/>
      <w:lvlJc w:val="left"/>
      <w:pPr>
        <w:tabs>
          <w:tab w:val="num" w:pos="2160"/>
        </w:tabs>
        <w:ind w:left="2160" w:hanging="360"/>
      </w:pPr>
      <w:rPr>
        <w:rFonts w:ascii="Symbol" w:hAnsi="Symbol"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4">
    <w:nsid w:val="2146362C"/>
    <w:multiLevelType w:val="hybridMultilevel"/>
    <w:tmpl w:val="12BABB02"/>
    <w:lvl w:ilvl="0" w:tplc="FAE0014C">
      <w:start w:val="1"/>
      <w:numFmt w:val="decimal"/>
      <w:lvlText w:val="%1)"/>
      <w:lvlJc w:val="left"/>
      <w:pPr>
        <w:ind w:left="720" w:hanging="360"/>
      </w:pPr>
      <w:rPr>
        <w:rFonts w:ascii="Arial" w:hAnsi="Arial" w:hint="default"/>
        <w:sz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215044DA"/>
    <w:multiLevelType w:val="hybridMultilevel"/>
    <w:tmpl w:val="6A34D796"/>
    <w:lvl w:ilvl="0" w:tplc="04090019">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160AC5D2">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3761C36"/>
    <w:multiLevelType w:val="hybridMultilevel"/>
    <w:tmpl w:val="162E66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2C02147B"/>
    <w:multiLevelType w:val="hybridMultilevel"/>
    <w:tmpl w:val="2996DCA8"/>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nsid w:val="2E6B0C90"/>
    <w:multiLevelType w:val="hybridMultilevel"/>
    <w:tmpl w:val="2B9A164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nsid w:val="2EB17FC1"/>
    <w:multiLevelType w:val="hybridMultilevel"/>
    <w:tmpl w:val="19FAFD8E"/>
    <w:lvl w:ilvl="0" w:tplc="C346E16E">
      <w:start w:val="1"/>
      <w:numFmt w:val="bullet"/>
      <w:lvlText w:val=""/>
      <w:lvlJc w:val="left"/>
      <w:pPr>
        <w:ind w:left="1068" w:hanging="360"/>
      </w:pPr>
      <w:rPr>
        <w:rFonts w:ascii="Symbol" w:hAnsi="Symbol" w:hint="default"/>
        <w:sz w:val="22"/>
        <w:szCs w:val="22"/>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20">
    <w:nsid w:val="2FFD3DDF"/>
    <w:multiLevelType w:val="hybridMultilevel"/>
    <w:tmpl w:val="8886F5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308766D4"/>
    <w:multiLevelType w:val="hybridMultilevel"/>
    <w:tmpl w:val="F1668DC6"/>
    <w:lvl w:ilvl="0" w:tplc="40090001">
      <w:start w:val="1"/>
      <w:numFmt w:val="bullet"/>
      <w:lvlText w:val=""/>
      <w:lvlJc w:val="left"/>
      <w:pPr>
        <w:ind w:left="1068" w:hanging="360"/>
      </w:pPr>
      <w:rPr>
        <w:rFonts w:ascii="Symbol" w:hAnsi="Symbol" w:hint="default"/>
      </w:rPr>
    </w:lvl>
    <w:lvl w:ilvl="1" w:tplc="40090003">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22">
    <w:nsid w:val="31D44939"/>
    <w:multiLevelType w:val="hybridMultilevel"/>
    <w:tmpl w:val="ADBA499E"/>
    <w:lvl w:ilvl="0" w:tplc="04090019">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3AB6A02"/>
    <w:multiLevelType w:val="hybridMultilevel"/>
    <w:tmpl w:val="6598F0EE"/>
    <w:lvl w:ilvl="0" w:tplc="81C87D48">
      <w:start w:val="1"/>
      <w:numFmt w:val="decimal"/>
      <w:lvlText w:val="%1."/>
      <w:lvlJc w:val="left"/>
      <w:pPr>
        <w:ind w:left="720" w:hanging="360"/>
      </w:pPr>
      <w:rPr>
        <w:rFonts w:ascii="Calibri Light" w:hAnsi="Calibri Light"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5536442"/>
    <w:multiLevelType w:val="hybridMultilevel"/>
    <w:tmpl w:val="AC582A9A"/>
    <w:lvl w:ilvl="0" w:tplc="40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71C6B33"/>
    <w:multiLevelType w:val="hybridMultilevel"/>
    <w:tmpl w:val="F7EE1CDE"/>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start w:val="1"/>
      <w:numFmt w:val="bullet"/>
      <w:lvlText w:val=""/>
      <w:lvlJc w:val="left"/>
      <w:pPr>
        <w:ind w:left="2508" w:hanging="360"/>
      </w:pPr>
      <w:rPr>
        <w:rFonts w:ascii="Wingdings" w:hAnsi="Wingdings" w:hint="default"/>
      </w:rPr>
    </w:lvl>
    <w:lvl w:ilvl="3" w:tplc="04090001">
      <w:start w:val="1"/>
      <w:numFmt w:val="bullet"/>
      <w:lvlText w:val=""/>
      <w:lvlJc w:val="left"/>
      <w:pPr>
        <w:ind w:left="3228" w:hanging="360"/>
      </w:pPr>
      <w:rPr>
        <w:rFonts w:ascii="Symbol" w:hAnsi="Symbol" w:hint="default"/>
      </w:rPr>
    </w:lvl>
    <w:lvl w:ilvl="4" w:tplc="04090003">
      <w:start w:val="1"/>
      <w:numFmt w:val="bullet"/>
      <w:lvlText w:val="o"/>
      <w:lvlJc w:val="left"/>
      <w:pPr>
        <w:ind w:left="3948" w:hanging="360"/>
      </w:pPr>
      <w:rPr>
        <w:rFonts w:ascii="Courier New" w:hAnsi="Courier New" w:cs="Courier New" w:hint="default"/>
      </w:rPr>
    </w:lvl>
    <w:lvl w:ilvl="5" w:tplc="04090005">
      <w:start w:val="1"/>
      <w:numFmt w:val="bullet"/>
      <w:lvlText w:val=""/>
      <w:lvlJc w:val="left"/>
      <w:pPr>
        <w:ind w:left="4668" w:hanging="360"/>
      </w:pPr>
      <w:rPr>
        <w:rFonts w:ascii="Wingdings" w:hAnsi="Wingdings" w:hint="default"/>
      </w:rPr>
    </w:lvl>
    <w:lvl w:ilvl="6" w:tplc="04090001">
      <w:start w:val="1"/>
      <w:numFmt w:val="bullet"/>
      <w:lvlText w:val=""/>
      <w:lvlJc w:val="left"/>
      <w:pPr>
        <w:ind w:left="5388" w:hanging="360"/>
      </w:pPr>
      <w:rPr>
        <w:rFonts w:ascii="Symbol" w:hAnsi="Symbol" w:hint="default"/>
      </w:rPr>
    </w:lvl>
    <w:lvl w:ilvl="7" w:tplc="04090003">
      <w:start w:val="1"/>
      <w:numFmt w:val="bullet"/>
      <w:lvlText w:val="o"/>
      <w:lvlJc w:val="left"/>
      <w:pPr>
        <w:ind w:left="6108" w:hanging="360"/>
      </w:pPr>
      <w:rPr>
        <w:rFonts w:ascii="Courier New" w:hAnsi="Courier New" w:cs="Courier New" w:hint="default"/>
      </w:rPr>
    </w:lvl>
    <w:lvl w:ilvl="8" w:tplc="04090005">
      <w:start w:val="1"/>
      <w:numFmt w:val="bullet"/>
      <w:lvlText w:val=""/>
      <w:lvlJc w:val="left"/>
      <w:pPr>
        <w:ind w:left="6828" w:hanging="360"/>
      </w:pPr>
      <w:rPr>
        <w:rFonts w:ascii="Wingdings" w:hAnsi="Wingdings" w:hint="default"/>
      </w:rPr>
    </w:lvl>
  </w:abstractNum>
  <w:abstractNum w:abstractNumId="26">
    <w:nsid w:val="3B5B43E7"/>
    <w:multiLevelType w:val="hybridMultilevel"/>
    <w:tmpl w:val="C57A66E8"/>
    <w:lvl w:ilvl="0" w:tplc="40090001">
      <w:start w:val="1"/>
      <w:numFmt w:val="bullet"/>
      <w:lvlText w:val=""/>
      <w:lvlJc w:val="left"/>
      <w:pPr>
        <w:ind w:left="1077" w:hanging="360"/>
      </w:pPr>
      <w:rPr>
        <w:rFonts w:ascii="Symbol" w:hAnsi="Symbol" w:hint="default"/>
      </w:rPr>
    </w:lvl>
    <w:lvl w:ilvl="1" w:tplc="40090003" w:tentative="1">
      <w:start w:val="1"/>
      <w:numFmt w:val="bullet"/>
      <w:lvlText w:val="o"/>
      <w:lvlJc w:val="left"/>
      <w:pPr>
        <w:ind w:left="1797" w:hanging="360"/>
      </w:pPr>
      <w:rPr>
        <w:rFonts w:ascii="Courier New" w:hAnsi="Courier New" w:cs="Courier New" w:hint="default"/>
      </w:rPr>
    </w:lvl>
    <w:lvl w:ilvl="2" w:tplc="40090005" w:tentative="1">
      <w:start w:val="1"/>
      <w:numFmt w:val="bullet"/>
      <w:lvlText w:val=""/>
      <w:lvlJc w:val="left"/>
      <w:pPr>
        <w:ind w:left="2517" w:hanging="360"/>
      </w:pPr>
      <w:rPr>
        <w:rFonts w:ascii="Wingdings" w:hAnsi="Wingdings" w:hint="default"/>
      </w:rPr>
    </w:lvl>
    <w:lvl w:ilvl="3" w:tplc="40090001" w:tentative="1">
      <w:start w:val="1"/>
      <w:numFmt w:val="bullet"/>
      <w:lvlText w:val=""/>
      <w:lvlJc w:val="left"/>
      <w:pPr>
        <w:ind w:left="3237" w:hanging="360"/>
      </w:pPr>
      <w:rPr>
        <w:rFonts w:ascii="Symbol" w:hAnsi="Symbol" w:hint="default"/>
      </w:rPr>
    </w:lvl>
    <w:lvl w:ilvl="4" w:tplc="40090003" w:tentative="1">
      <w:start w:val="1"/>
      <w:numFmt w:val="bullet"/>
      <w:lvlText w:val="o"/>
      <w:lvlJc w:val="left"/>
      <w:pPr>
        <w:ind w:left="3957" w:hanging="360"/>
      </w:pPr>
      <w:rPr>
        <w:rFonts w:ascii="Courier New" w:hAnsi="Courier New" w:cs="Courier New" w:hint="default"/>
      </w:rPr>
    </w:lvl>
    <w:lvl w:ilvl="5" w:tplc="40090005" w:tentative="1">
      <w:start w:val="1"/>
      <w:numFmt w:val="bullet"/>
      <w:lvlText w:val=""/>
      <w:lvlJc w:val="left"/>
      <w:pPr>
        <w:ind w:left="4677" w:hanging="360"/>
      </w:pPr>
      <w:rPr>
        <w:rFonts w:ascii="Wingdings" w:hAnsi="Wingdings" w:hint="default"/>
      </w:rPr>
    </w:lvl>
    <w:lvl w:ilvl="6" w:tplc="40090001" w:tentative="1">
      <w:start w:val="1"/>
      <w:numFmt w:val="bullet"/>
      <w:lvlText w:val=""/>
      <w:lvlJc w:val="left"/>
      <w:pPr>
        <w:ind w:left="5397" w:hanging="360"/>
      </w:pPr>
      <w:rPr>
        <w:rFonts w:ascii="Symbol" w:hAnsi="Symbol" w:hint="default"/>
      </w:rPr>
    </w:lvl>
    <w:lvl w:ilvl="7" w:tplc="40090003" w:tentative="1">
      <w:start w:val="1"/>
      <w:numFmt w:val="bullet"/>
      <w:lvlText w:val="o"/>
      <w:lvlJc w:val="left"/>
      <w:pPr>
        <w:ind w:left="6117" w:hanging="360"/>
      </w:pPr>
      <w:rPr>
        <w:rFonts w:ascii="Courier New" w:hAnsi="Courier New" w:cs="Courier New" w:hint="default"/>
      </w:rPr>
    </w:lvl>
    <w:lvl w:ilvl="8" w:tplc="40090005" w:tentative="1">
      <w:start w:val="1"/>
      <w:numFmt w:val="bullet"/>
      <w:lvlText w:val=""/>
      <w:lvlJc w:val="left"/>
      <w:pPr>
        <w:ind w:left="6837" w:hanging="360"/>
      </w:pPr>
      <w:rPr>
        <w:rFonts w:ascii="Wingdings" w:hAnsi="Wingdings" w:hint="default"/>
      </w:rPr>
    </w:lvl>
  </w:abstractNum>
  <w:abstractNum w:abstractNumId="27">
    <w:nsid w:val="3ED82048"/>
    <w:multiLevelType w:val="hybridMultilevel"/>
    <w:tmpl w:val="005AFE74"/>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8">
    <w:nsid w:val="3F880090"/>
    <w:multiLevelType w:val="hybridMultilevel"/>
    <w:tmpl w:val="B76C396E"/>
    <w:lvl w:ilvl="0" w:tplc="40090003">
      <w:start w:val="1"/>
      <w:numFmt w:val="bullet"/>
      <w:lvlText w:val="o"/>
      <w:lvlJc w:val="left"/>
      <w:pPr>
        <w:ind w:left="2136" w:hanging="360"/>
      </w:pPr>
      <w:rPr>
        <w:rFonts w:ascii="Courier New" w:hAnsi="Courier New" w:cs="Courier New" w:hint="default"/>
      </w:rPr>
    </w:lvl>
    <w:lvl w:ilvl="1" w:tplc="40090003" w:tentative="1">
      <w:start w:val="1"/>
      <w:numFmt w:val="bullet"/>
      <w:lvlText w:val="o"/>
      <w:lvlJc w:val="left"/>
      <w:pPr>
        <w:ind w:left="2856" w:hanging="360"/>
      </w:pPr>
      <w:rPr>
        <w:rFonts w:ascii="Courier New" w:hAnsi="Courier New" w:cs="Courier New" w:hint="default"/>
      </w:rPr>
    </w:lvl>
    <w:lvl w:ilvl="2" w:tplc="40090005" w:tentative="1">
      <w:start w:val="1"/>
      <w:numFmt w:val="bullet"/>
      <w:lvlText w:val=""/>
      <w:lvlJc w:val="left"/>
      <w:pPr>
        <w:ind w:left="3576" w:hanging="360"/>
      </w:pPr>
      <w:rPr>
        <w:rFonts w:ascii="Wingdings" w:hAnsi="Wingdings" w:hint="default"/>
      </w:rPr>
    </w:lvl>
    <w:lvl w:ilvl="3" w:tplc="40090001" w:tentative="1">
      <w:start w:val="1"/>
      <w:numFmt w:val="bullet"/>
      <w:lvlText w:val=""/>
      <w:lvlJc w:val="left"/>
      <w:pPr>
        <w:ind w:left="4296" w:hanging="360"/>
      </w:pPr>
      <w:rPr>
        <w:rFonts w:ascii="Symbol" w:hAnsi="Symbol" w:hint="default"/>
      </w:rPr>
    </w:lvl>
    <w:lvl w:ilvl="4" w:tplc="40090003" w:tentative="1">
      <w:start w:val="1"/>
      <w:numFmt w:val="bullet"/>
      <w:lvlText w:val="o"/>
      <w:lvlJc w:val="left"/>
      <w:pPr>
        <w:ind w:left="5016" w:hanging="360"/>
      </w:pPr>
      <w:rPr>
        <w:rFonts w:ascii="Courier New" w:hAnsi="Courier New" w:cs="Courier New" w:hint="default"/>
      </w:rPr>
    </w:lvl>
    <w:lvl w:ilvl="5" w:tplc="40090005" w:tentative="1">
      <w:start w:val="1"/>
      <w:numFmt w:val="bullet"/>
      <w:lvlText w:val=""/>
      <w:lvlJc w:val="left"/>
      <w:pPr>
        <w:ind w:left="5736" w:hanging="360"/>
      </w:pPr>
      <w:rPr>
        <w:rFonts w:ascii="Wingdings" w:hAnsi="Wingdings" w:hint="default"/>
      </w:rPr>
    </w:lvl>
    <w:lvl w:ilvl="6" w:tplc="40090001" w:tentative="1">
      <w:start w:val="1"/>
      <w:numFmt w:val="bullet"/>
      <w:lvlText w:val=""/>
      <w:lvlJc w:val="left"/>
      <w:pPr>
        <w:ind w:left="6456" w:hanging="360"/>
      </w:pPr>
      <w:rPr>
        <w:rFonts w:ascii="Symbol" w:hAnsi="Symbol" w:hint="default"/>
      </w:rPr>
    </w:lvl>
    <w:lvl w:ilvl="7" w:tplc="40090003" w:tentative="1">
      <w:start w:val="1"/>
      <w:numFmt w:val="bullet"/>
      <w:lvlText w:val="o"/>
      <w:lvlJc w:val="left"/>
      <w:pPr>
        <w:ind w:left="7176" w:hanging="360"/>
      </w:pPr>
      <w:rPr>
        <w:rFonts w:ascii="Courier New" w:hAnsi="Courier New" w:cs="Courier New" w:hint="default"/>
      </w:rPr>
    </w:lvl>
    <w:lvl w:ilvl="8" w:tplc="40090005" w:tentative="1">
      <w:start w:val="1"/>
      <w:numFmt w:val="bullet"/>
      <w:lvlText w:val=""/>
      <w:lvlJc w:val="left"/>
      <w:pPr>
        <w:ind w:left="7896" w:hanging="360"/>
      </w:pPr>
      <w:rPr>
        <w:rFonts w:ascii="Wingdings" w:hAnsi="Wingdings" w:hint="default"/>
      </w:rPr>
    </w:lvl>
  </w:abstractNum>
  <w:abstractNum w:abstractNumId="29">
    <w:nsid w:val="440E12C3"/>
    <w:multiLevelType w:val="hybridMultilevel"/>
    <w:tmpl w:val="F37A45D8"/>
    <w:lvl w:ilvl="0" w:tplc="40090003">
      <w:start w:val="1"/>
      <w:numFmt w:val="bullet"/>
      <w:lvlText w:val="o"/>
      <w:lvlJc w:val="left"/>
      <w:pPr>
        <w:ind w:left="1077" w:hanging="360"/>
      </w:pPr>
      <w:rPr>
        <w:rFonts w:ascii="Courier New" w:hAnsi="Courier New" w:cs="Courier New" w:hint="default"/>
      </w:rPr>
    </w:lvl>
    <w:lvl w:ilvl="1" w:tplc="40090003" w:tentative="1">
      <w:start w:val="1"/>
      <w:numFmt w:val="bullet"/>
      <w:lvlText w:val="o"/>
      <w:lvlJc w:val="left"/>
      <w:pPr>
        <w:ind w:left="1797" w:hanging="360"/>
      </w:pPr>
      <w:rPr>
        <w:rFonts w:ascii="Courier New" w:hAnsi="Courier New" w:cs="Courier New" w:hint="default"/>
      </w:rPr>
    </w:lvl>
    <w:lvl w:ilvl="2" w:tplc="40090005" w:tentative="1">
      <w:start w:val="1"/>
      <w:numFmt w:val="bullet"/>
      <w:lvlText w:val=""/>
      <w:lvlJc w:val="left"/>
      <w:pPr>
        <w:ind w:left="2517" w:hanging="360"/>
      </w:pPr>
      <w:rPr>
        <w:rFonts w:ascii="Wingdings" w:hAnsi="Wingdings" w:hint="default"/>
      </w:rPr>
    </w:lvl>
    <w:lvl w:ilvl="3" w:tplc="40090001" w:tentative="1">
      <w:start w:val="1"/>
      <w:numFmt w:val="bullet"/>
      <w:lvlText w:val=""/>
      <w:lvlJc w:val="left"/>
      <w:pPr>
        <w:ind w:left="3237" w:hanging="360"/>
      </w:pPr>
      <w:rPr>
        <w:rFonts w:ascii="Symbol" w:hAnsi="Symbol" w:hint="default"/>
      </w:rPr>
    </w:lvl>
    <w:lvl w:ilvl="4" w:tplc="40090003" w:tentative="1">
      <w:start w:val="1"/>
      <w:numFmt w:val="bullet"/>
      <w:lvlText w:val="o"/>
      <w:lvlJc w:val="left"/>
      <w:pPr>
        <w:ind w:left="3957" w:hanging="360"/>
      </w:pPr>
      <w:rPr>
        <w:rFonts w:ascii="Courier New" w:hAnsi="Courier New" w:cs="Courier New" w:hint="default"/>
      </w:rPr>
    </w:lvl>
    <w:lvl w:ilvl="5" w:tplc="40090005" w:tentative="1">
      <w:start w:val="1"/>
      <w:numFmt w:val="bullet"/>
      <w:lvlText w:val=""/>
      <w:lvlJc w:val="left"/>
      <w:pPr>
        <w:ind w:left="4677" w:hanging="360"/>
      </w:pPr>
      <w:rPr>
        <w:rFonts w:ascii="Wingdings" w:hAnsi="Wingdings" w:hint="default"/>
      </w:rPr>
    </w:lvl>
    <w:lvl w:ilvl="6" w:tplc="40090001" w:tentative="1">
      <w:start w:val="1"/>
      <w:numFmt w:val="bullet"/>
      <w:lvlText w:val=""/>
      <w:lvlJc w:val="left"/>
      <w:pPr>
        <w:ind w:left="5397" w:hanging="360"/>
      </w:pPr>
      <w:rPr>
        <w:rFonts w:ascii="Symbol" w:hAnsi="Symbol" w:hint="default"/>
      </w:rPr>
    </w:lvl>
    <w:lvl w:ilvl="7" w:tplc="40090003" w:tentative="1">
      <w:start w:val="1"/>
      <w:numFmt w:val="bullet"/>
      <w:lvlText w:val="o"/>
      <w:lvlJc w:val="left"/>
      <w:pPr>
        <w:ind w:left="6117" w:hanging="360"/>
      </w:pPr>
      <w:rPr>
        <w:rFonts w:ascii="Courier New" w:hAnsi="Courier New" w:cs="Courier New" w:hint="default"/>
      </w:rPr>
    </w:lvl>
    <w:lvl w:ilvl="8" w:tplc="40090005" w:tentative="1">
      <w:start w:val="1"/>
      <w:numFmt w:val="bullet"/>
      <w:lvlText w:val=""/>
      <w:lvlJc w:val="left"/>
      <w:pPr>
        <w:ind w:left="6837" w:hanging="360"/>
      </w:pPr>
      <w:rPr>
        <w:rFonts w:ascii="Wingdings" w:hAnsi="Wingdings" w:hint="default"/>
      </w:rPr>
    </w:lvl>
  </w:abstractNum>
  <w:abstractNum w:abstractNumId="30">
    <w:nsid w:val="48D1380D"/>
    <w:multiLevelType w:val="hybridMultilevel"/>
    <w:tmpl w:val="509A77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4A793589"/>
    <w:multiLevelType w:val="hybridMultilevel"/>
    <w:tmpl w:val="BB401B22"/>
    <w:lvl w:ilvl="0" w:tplc="04090001">
      <w:start w:val="1"/>
      <w:numFmt w:val="bullet"/>
      <w:lvlText w:val=""/>
      <w:lvlJc w:val="left"/>
      <w:pPr>
        <w:tabs>
          <w:tab w:val="num" w:pos="1077"/>
        </w:tabs>
        <w:ind w:left="1077" w:hanging="360"/>
      </w:pPr>
      <w:rPr>
        <w:rFonts w:ascii="Symbol" w:hAnsi="Symbol" w:hint="default"/>
      </w:rPr>
    </w:lvl>
    <w:lvl w:ilvl="1" w:tplc="04090003">
      <w:start w:val="1"/>
      <w:numFmt w:val="bullet"/>
      <w:lvlText w:val="o"/>
      <w:lvlJc w:val="left"/>
      <w:pPr>
        <w:tabs>
          <w:tab w:val="num" w:pos="1797"/>
        </w:tabs>
        <w:ind w:left="1797" w:hanging="360"/>
      </w:pPr>
      <w:rPr>
        <w:rFonts w:ascii="Courier New" w:hAnsi="Courier New" w:cs="Courier New" w:hint="default"/>
      </w:rPr>
    </w:lvl>
    <w:lvl w:ilvl="2" w:tplc="04090005" w:tentative="1">
      <w:start w:val="1"/>
      <w:numFmt w:val="bullet"/>
      <w:lvlText w:val=""/>
      <w:lvlJc w:val="left"/>
      <w:pPr>
        <w:tabs>
          <w:tab w:val="num" w:pos="2517"/>
        </w:tabs>
        <w:ind w:left="2517" w:hanging="360"/>
      </w:pPr>
      <w:rPr>
        <w:rFonts w:ascii="Wingdings" w:hAnsi="Wingdings" w:hint="default"/>
      </w:rPr>
    </w:lvl>
    <w:lvl w:ilvl="3" w:tplc="04090001" w:tentative="1">
      <w:start w:val="1"/>
      <w:numFmt w:val="bullet"/>
      <w:lvlText w:val=""/>
      <w:lvlJc w:val="left"/>
      <w:pPr>
        <w:tabs>
          <w:tab w:val="num" w:pos="3237"/>
        </w:tabs>
        <w:ind w:left="3237" w:hanging="360"/>
      </w:pPr>
      <w:rPr>
        <w:rFonts w:ascii="Symbol" w:hAnsi="Symbol" w:hint="default"/>
      </w:rPr>
    </w:lvl>
    <w:lvl w:ilvl="4" w:tplc="04090003" w:tentative="1">
      <w:start w:val="1"/>
      <w:numFmt w:val="bullet"/>
      <w:lvlText w:val="o"/>
      <w:lvlJc w:val="left"/>
      <w:pPr>
        <w:tabs>
          <w:tab w:val="num" w:pos="3957"/>
        </w:tabs>
        <w:ind w:left="3957" w:hanging="360"/>
      </w:pPr>
      <w:rPr>
        <w:rFonts w:ascii="Courier New" w:hAnsi="Courier New" w:cs="Courier New" w:hint="default"/>
      </w:rPr>
    </w:lvl>
    <w:lvl w:ilvl="5" w:tplc="04090005" w:tentative="1">
      <w:start w:val="1"/>
      <w:numFmt w:val="bullet"/>
      <w:lvlText w:val=""/>
      <w:lvlJc w:val="left"/>
      <w:pPr>
        <w:tabs>
          <w:tab w:val="num" w:pos="4677"/>
        </w:tabs>
        <w:ind w:left="4677" w:hanging="360"/>
      </w:pPr>
      <w:rPr>
        <w:rFonts w:ascii="Wingdings" w:hAnsi="Wingdings" w:hint="default"/>
      </w:rPr>
    </w:lvl>
    <w:lvl w:ilvl="6" w:tplc="04090001" w:tentative="1">
      <w:start w:val="1"/>
      <w:numFmt w:val="bullet"/>
      <w:lvlText w:val=""/>
      <w:lvlJc w:val="left"/>
      <w:pPr>
        <w:tabs>
          <w:tab w:val="num" w:pos="5397"/>
        </w:tabs>
        <w:ind w:left="5397" w:hanging="360"/>
      </w:pPr>
      <w:rPr>
        <w:rFonts w:ascii="Symbol" w:hAnsi="Symbol" w:hint="default"/>
      </w:rPr>
    </w:lvl>
    <w:lvl w:ilvl="7" w:tplc="04090003" w:tentative="1">
      <w:start w:val="1"/>
      <w:numFmt w:val="bullet"/>
      <w:lvlText w:val="o"/>
      <w:lvlJc w:val="left"/>
      <w:pPr>
        <w:tabs>
          <w:tab w:val="num" w:pos="6117"/>
        </w:tabs>
        <w:ind w:left="6117" w:hanging="360"/>
      </w:pPr>
      <w:rPr>
        <w:rFonts w:ascii="Courier New" w:hAnsi="Courier New" w:cs="Courier New" w:hint="default"/>
      </w:rPr>
    </w:lvl>
    <w:lvl w:ilvl="8" w:tplc="04090005" w:tentative="1">
      <w:start w:val="1"/>
      <w:numFmt w:val="bullet"/>
      <w:lvlText w:val=""/>
      <w:lvlJc w:val="left"/>
      <w:pPr>
        <w:tabs>
          <w:tab w:val="num" w:pos="6837"/>
        </w:tabs>
        <w:ind w:left="6837" w:hanging="360"/>
      </w:pPr>
      <w:rPr>
        <w:rFonts w:ascii="Wingdings" w:hAnsi="Wingdings" w:hint="default"/>
      </w:rPr>
    </w:lvl>
  </w:abstractNum>
  <w:abstractNum w:abstractNumId="32">
    <w:nsid w:val="4BBE6BBF"/>
    <w:multiLevelType w:val="hybridMultilevel"/>
    <w:tmpl w:val="9EF8172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nsid w:val="4E4614B2"/>
    <w:multiLevelType w:val="hybridMultilevel"/>
    <w:tmpl w:val="4B44D7F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nsid w:val="4E554A1C"/>
    <w:multiLevelType w:val="hybridMultilevel"/>
    <w:tmpl w:val="EB08229C"/>
    <w:lvl w:ilvl="0" w:tplc="40090001">
      <w:start w:val="1"/>
      <w:numFmt w:val="bullet"/>
      <w:lvlText w:val=""/>
      <w:lvlJc w:val="left"/>
      <w:pPr>
        <w:ind w:left="1068" w:hanging="360"/>
      </w:pPr>
      <w:rPr>
        <w:rFonts w:ascii="Symbol" w:hAnsi="Symbol" w:hint="default"/>
      </w:rPr>
    </w:lvl>
    <w:lvl w:ilvl="1" w:tplc="40090003">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35">
    <w:nsid w:val="51236D92"/>
    <w:multiLevelType w:val="hybridMultilevel"/>
    <w:tmpl w:val="7E1C9FB8"/>
    <w:lvl w:ilvl="0" w:tplc="40090001">
      <w:start w:val="1"/>
      <w:numFmt w:val="bullet"/>
      <w:lvlText w:val=""/>
      <w:lvlJc w:val="left"/>
      <w:pPr>
        <w:ind w:left="1425" w:hanging="360"/>
      </w:pPr>
      <w:rPr>
        <w:rFonts w:ascii="Symbol" w:hAnsi="Symbol"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36">
    <w:nsid w:val="52EA2152"/>
    <w:multiLevelType w:val="hybridMultilevel"/>
    <w:tmpl w:val="F706455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nsid w:val="53A05868"/>
    <w:multiLevelType w:val="hybridMultilevel"/>
    <w:tmpl w:val="AC723506"/>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38">
    <w:nsid w:val="5D4A2217"/>
    <w:multiLevelType w:val="hybridMultilevel"/>
    <w:tmpl w:val="AF8C2E38"/>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39">
    <w:nsid w:val="5D5B2DD6"/>
    <w:multiLevelType w:val="hybridMultilevel"/>
    <w:tmpl w:val="5AF02708"/>
    <w:lvl w:ilvl="0" w:tplc="40090001">
      <w:start w:val="1"/>
      <w:numFmt w:val="bullet"/>
      <w:lvlText w:val=""/>
      <w:lvlJc w:val="left"/>
      <w:pPr>
        <w:ind w:left="1425" w:hanging="360"/>
      </w:pPr>
      <w:rPr>
        <w:rFonts w:ascii="Symbol" w:hAnsi="Symbol"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40">
    <w:nsid w:val="6285584D"/>
    <w:multiLevelType w:val="hybridMultilevel"/>
    <w:tmpl w:val="AE323044"/>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41">
    <w:nsid w:val="685C6849"/>
    <w:multiLevelType w:val="hybridMultilevel"/>
    <w:tmpl w:val="F5C8AE48"/>
    <w:lvl w:ilvl="0" w:tplc="1BAA8B2E">
      <w:start w:val="1"/>
      <w:numFmt w:val="decimal"/>
      <w:lvlText w:val="%1)"/>
      <w:lvlJc w:val="left"/>
      <w:pPr>
        <w:ind w:left="1437" w:hanging="360"/>
      </w:pPr>
      <w:rPr>
        <w:rFonts w:hint="default"/>
      </w:rPr>
    </w:lvl>
    <w:lvl w:ilvl="1" w:tplc="04090019" w:tentative="1">
      <w:start w:val="1"/>
      <w:numFmt w:val="lowerLetter"/>
      <w:lvlText w:val="%2."/>
      <w:lvlJc w:val="left"/>
      <w:pPr>
        <w:ind w:left="2157" w:hanging="360"/>
      </w:pPr>
    </w:lvl>
    <w:lvl w:ilvl="2" w:tplc="0409001B" w:tentative="1">
      <w:start w:val="1"/>
      <w:numFmt w:val="lowerRoman"/>
      <w:lvlText w:val="%3."/>
      <w:lvlJc w:val="right"/>
      <w:pPr>
        <w:ind w:left="2877" w:hanging="180"/>
      </w:pPr>
    </w:lvl>
    <w:lvl w:ilvl="3" w:tplc="0409000F" w:tentative="1">
      <w:start w:val="1"/>
      <w:numFmt w:val="decimal"/>
      <w:lvlText w:val="%4."/>
      <w:lvlJc w:val="left"/>
      <w:pPr>
        <w:ind w:left="3597" w:hanging="360"/>
      </w:pPr>
    </w:lvl>
    <w:lvl w:ilvl="4" w:tplc="04090019" w:tentative="1">
      <w:start w:val="1"/>
      <w:numFmt w:val="lowerLetter"/>
      <w:lvlText w:val="%5."/>
      <w:lvlJc w:val="left"/>
      <w:pPr>
        <w:ind w:left="4317" w:hanging="360"/>
      </w:pPr>
    </w:lvl>
    <w:lvl w:ilvl="5" w:tplc="0409001B" w:tentative="1">
      <w:start w:val="1"/>
      <w:numFmt w:val="lowerRoman"/>
      <w:lvlText w:val="%6."/>
      <w:lvlJc w:val="right"/>
      <w:pPr>
        <w:ind w:left="5037" w:hanging="180"/>
      </w:pPr>
    </w:lvl>
    <w:lvl w:ilvl="6" w:tplc="0409000F" w:tentative="1">
      <w:start w:val="1"/>
      <w:numFmt w:val="decimal"/>
      <w:lvlText w:val="%7."/>
      <w:lvlJc w:val="left"/>
      <w:pPr>
        <w:ind w:left="5757" w:hanging="360"/>
      </w:pPr>
    </w:lvl>
    <w:lvl w:ilvl="7" w:tplc="04090019" w:tentative="1">
      <w:start w:val="1"/>
      <w:numFmt w:val="lowerLetter"/>
      <w:lvlText w:val="%8."/>
      <w:lvlJc w:val="left"/>
      <w:pPr>
        <w:ind w:left="6477" w:hanging="360"/>
      </w:pPr>
    </w:lvl>
    <w:lvl w:ilvl="8" w:tplc="0409001B" w:tentative="1">
      <w:start w:val="1"/>
      <w:numFmt w:val="lowerRoman"/>
      <w:lvlText w:val="%9."/>
      <w:lvlJc w:val="right"/>
      <w:pPr>
        <w:ind w:left="7197" w:hanging="180"/>
      </w:pPr>
    </w:lvl>
  </w:abstractNum>
  <w:abstractNum w:abstractNumId="42">
    <w:nsid w:val="6B1B4738"/>
    <w:multiLevelType w:val="hybridMultilevel"/>
    <w:tmpl w:val="A0461B5C"/>
    <w:lvl w:ilvl="0" w:tplc="40090001">
      <w:start w:val="1"/>
      <w:numFmt w:val="bullet"/>
      <w:lvlText w:val=""/>
      <w:lvlJc w:val="left"/>
      <w:pPr>
        <w:ind w:left="1068" w:hanging="360"/>
      </w:pPr>
      <w:rPr>
        <w:rFonts w:ascii="Symbol" w:hAnsi="Symbol" w:hint="default"/>
      </w:rPr>
    </w:lvl>
    <w:lvl w:ilvl="1" w:tplc="40090003">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43">
    <w:nsid w:val="73D166DF"/>
    <w:multiLevelType w:val="hybridMultilevel"/>
    <w:tmpl w:val="1042F9B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4">
    <w:nsid w:val="75797532"/>
    <w:multiLevelType w:val="hybridMultilevel"/>
    <w:tmpl w:val="AB88125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74C704E"/>
    <w:multiLevelType w:val="hybridMultilevel"/>
    <w:tmpl w:val="EED27C80"/>
    <w:lvl w:ilvl="0" w:tplc="A4CC9A4C">
      <w:start w:val="1"/>
      <w:numFmt w:val="decimal"/>
      <w:lvlText w:val="%1)"/>
      <w:lvlJc w:val="left"/>
      <w:pPr>
        <w:tabs>
          <w:tab w:val="num" w:pos="1069"/>
        </w:tabs>
        <w:ind w:left="1069" w:hanging="360"/>
      </w:pPr>
      <w:rPr>
        <w:rFonts w:cs="Times New Roman" w:hint="default"/>
      </w:rPr>
    </w:lvl>
    <w:lvl w:ilvl="1" w:tplc="04090019" w:tentative="1">
      <w:start w:val="1"/>
      <w:numFmt w:val="lowerLetter"/>
      <w:lvlText w:val="%2."/>
      <w:lvlJc w:val="left"/>
      <w:pPr>
        <w:tabs>
          <w:tab w:val="num" w:pos="1789"/>
        </w:tabs>
        <w:ind w:left="1789" w:hanging="360"/>
      </w:pPr>
      <w:rPr>
        <w:rFonts w:cs="Times New Roman"/>
      </w:rPr>
    </w:lvl>
    <w:lvl w:ilvl="2" w:tplc="0409001B" w:tentative="1">
      <w:start w:val="1"/>
      <w:numFmt w:val="lowerRoman"/>
      <w:lvlText w:val="%3."/>
      <w:lvlJc w:val="right"/>
      <w:pPr>
        <w:tabs>
          <w:tab w:val="num" w:pos="2509"/>
        </w:tabs>
        <w:ind w:left="2509" w:hanging="180"/>
      </w:pPr>
      <w:rPr>
        <w:rFonts w:cs="Times New Roman"/>
      </w:rPr>
    </w:lvl>
    <w:lvl w:ilvl="3" w:tplc="0409000F" w:tentative="1">
      <w:start w:val="1"/>
      <w:numFmt w:val="decimal"/>
      <w:lvlText w:val="%4."/>
      <w:lvlJc w:val="left"/>
      <w:pPr>
        <w:tabs>
          <w:tab w:val="num" w:pos="3229"/>
        </w:tabs>
        <w:ind w:left="3229" w:hanging="360"/>
      </w:pPr>
      <w:rPr>
        <w:rFonts w:cs="Times New Roman"/>
      </w:rPr>
    </w:lvl>
    <w:lvl w:ilvl="4" w:tplc="04090019" w:tentative="1">
      <w:start w:val="1"/>
      <w:numFmt w:val="lowerLetter"/>
      <w:lvlText w:val="%5."/>
      <w:lvlJc w:val="left"/>
      <w:pPr>
        <w:tabs>
          <w:tab w:val="num" w:pos="3949"/>
        </w:tabs>
        <w:ind w:left="3949" w:hanging="360"/>
      </w:pPr>
      <w:rPr>
        <w:rFonts w:cs="Times New Roman"/>
      </w:rPr>
    </w:lvl>
    <w:lvl w:ilvl="5" w:tplc="0409001B" w:tentative="1">
      <w:start w:val="1"/>
      <w:numFmt w:val="lowerRoman"/>
      <w:lvlText w:val="%6."/>
      <w:lvlJc w:val="right"/>
      <w:pPr>
        <w:tabs>
          <w:tab w:val="num" w:pos="4669"/>
        </w:tabs>
        <w:ind w:left="4669" w:hanging="180"/>
      </w:pPr>
      <w:rPr>
        <w:rFonts w:cs="Times New Roman"/>
      </w:rPr>
    </w:lvl>
    <w:lvl w:ilvl="6" w:tplc="0409000F" w:tentative="1">
      <w:start w:val="1"/>
      <w:numFmt w:val="decimal"/>
      <w:lvlText w:val="%7."/>
      <w:lvlJc w:val="left"/>
      <w:pPr>
        <w:tabs>
          <w:tab w:val="num" w:pos="5389"/>
        </w:tabs>
        <w:ind w:left="5389" w:hanging="360"/>
      </w:pPr>
      <w:rPr>
        <w:rFonts w:cs="Times New Roman"/>
      </w:rPr>
    </w:lvl>
    <w:lvl w:ilvl="7" w:tplc="04090019" w:tentative="1">
      <w:start w:val="1"/>
      <w:numFmt w:val="lowerLetter"/>
      <w:lvlText w:val="%8."/>
      <w:lvlJc w:val="left"/>
      <w:pPr>
        <w:tabs>
          <w:tab w:val="num" w:pos="6109"/>
        </w:tabs>
        <w:ind w:left="6109" w:hanging="360"/>
      </w:pPr>
      <w:rPr>
        <w:rFonts w:cs="Times New Roman"/>
      </w:rPr>
    </w:lvl>
    <w:lvl w:ilvl="8" w:tplc="0409001B" w:tentative="1">
      <w:start w:val="1"/>
      <w:numFmt w:val="lowerRoman"/>
      <w:lvlText w:val="%9."/>
      <w:lvlJc w:val="right"/>
      <w:pPr>
        <w:tabs>
          <w:tab w:val="num" w:pos="6829"/>
        </w:tabs>
        <w:ind w:left="6829" w:hanging="180"/>
      </w:pPr>
      <w:rPr>
        <w:rFonts w:cs="Times New Roman"/>
      </w:rPr>
    </w:lvl>
  </w:abstractNum>
  <w:abstractNum w:abstractNumId="46">
    <w:nsid w:val="78B45F76"/>
    <w:multiLevelType w:val="hybridMultilevel"/>
    <w:tmpl w:val="0F62882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7">
    <w:nsid w:val="7A902FCB"/>
    <w:multiLevelType w:val="hybridMultilevel"/>
    <w:tmpl w:val="901613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nsid w:val="7AE04256"/>
    <w:multiLevelType w:val="hybridMultilevel"/>
    <w:tmpl w:val="0FF47368"/>
    <w:lvl w:ilvl="0" w:tplc="40090001">
      <w:start w:val="1"/>
      <w:numFmt w:val="bullet"/>
      <w:lvlText w:val=""/>
      <w:lvlJc w:val="left"/>
      <w:pPr>
        <w:ind w:left="1068" w:hanging="360"/>
      </w:pPr>
      <w:rPr>
        <w:rFonts w:ascii="Symbol" w:hAnsi="Symbol" w:hint="default"/>
      </w:rPr>
    </w:lvl>
    <w:lvl w:ilvl="1" w:tplc="40090005">
      <w:start w:val="1"/>
      <w:numFmt w:val="bullet"/>
      <w:lvlText w:val=""/>
      <w:lvlJc w:val="left"/>
      <w:pPr>
        <w:ind w:left="1788" w:hanging="360"/>
      </w:pPr>
      <w:rPr>
        <w:rFonts w:ascii="Wingdings" w:hAnsi="Wingdings"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49">
    <w:nsid w:val="7CD122FC"/>
    <w:multiLevelType w:val="singleLevel"/>
    <w:tmpl w:val="742E8440"/>
    <w:lvl w:ilvl="0">
      <w:start w:val="1"/>
      <w:numFmt w:val="bullet"/>
      <w:pStyle w:val="bullet1"/>
      <w:lvlText w:val=""/>
      <w:lvlJc w:val="left"/>
      <w:pPr>
        <w:tabs>
          <w:tab w:val="num" w:pos="0"/>
        </w:tabs>
        <w:ind w:left="720" w:hanging="360"/>
      </w:pPr>
      <w:rPr>
        <w:rFonts w:ascii="Symbol" w:hAnsi="Symbol" w:hint="default"/>
      </w:rPr>
    </w:lvl>
  </w:abstractNum>
  <w:abstractNum w:abstractNumId="50">
    <w:nsid w:val="7EBC4D96"/>
    <w:multiLevelType w:val="multilevel"/>
    <w:tmpl w:val="3BE89870"/>
    <w:lvl w:ilvl="0">
      <w:start w:val="1"/>
      <w:numFmt w:val="decimal"/>
      <w:pStyle w:val="Heading1"/>
      <w:lvlText w:val="%1"/>
      <w:lvlJc w:val="left"/>
      <w:pPr>
        <w:tabs>
          <w:tab w:val="num" w:pos="522"/>
        </w:tabs>
        <w:ind w:left="522" w:hanging="432"/>
      </w:pPr>
      <w:rPr>
        <w:rFonts w:ascii="Calibri Light" w:hAnsi="Calibri Light" w:hint="default"/>
      </w:rPr>
    </w:lvl>
    <w:lvl w:ilvl="1">
      <w:start w:val="1"/>
      <w:numFmt w:val="decimal"/>
      <w:pStyle w:val="Heading2"/>
      <w:lvlText w:val="%1.%2"/>
      <w:lvlJc w:val="left"/>
      <w:pPr>
        <w:tabs>
          <w:tab w:val="num" w:pos="666"/>
        </w:tabs>
        <w:ind w:left="666" w:hanging="576"/>
      </w:pPr>
    </w:lvl>
    <w:lvl w:ilvl="2">
      <w:start w:val="1"/>
      <w:numFmt w:val="decimal"/>
      <w:pStyle w:val="Heading3"/>
      <w:lvlText w:val="%1.%2.%3"/>
      <w:lvlJc w:val="left"/>
      <w:pPr>
        <w:tabs>
          <w:tab w:val="num" w:pos="810"/>
        </w:tabs>
        <w:ind w:left="810" w:hanging="720"/>
      </w:pPr>
    </w:lvl>
    <w:lvl w:ilvl="3">
      <w:start w:val="1"/>
      <w:numFmt w:val="decimal"/>
      <w:pStyle w:val="Heading4"/>
      <w:lvlText w:val="%1.%2.%3.%4"/>
      <w:lvlJc w:val="left"/>
      <w:pPr>
        <w:tabs>
          <w:tab w:val="num" w:pos="954"/>
        </w:tabs>
        <w:ind w:left="954" w:hanging="864"/>
      </w:pPr>
    </w:lvl>
    <w:lvl w:ilvl="4">
      <w:start w:val="1"/>
      <w:numFmt w:val="decimal"/>
      <w:pStyle w:val="Heading5"/>
      <w:lvlText w:val="%1.%2.%3.%4.%5"/>
      <w:lvlJc w:val="left"/>
      <w:pPr>
        <w:tabs>
          <w:tab w:val="num" w:pos="1098"/>
        </w:tabs>
        <w:ind w:left="1098" w:hanging="1008"/>
      </w:pPr>
    </w:lvl>
    <w:lvl w:ilvl="5">
      <w:start w:val="1"/>
      <w:numFmt w:val="decimal"/>
      <w:pStyle w:val="Heading6"/>
      <w:lvlText w:val="%1.%2.%3.%4.%5.%6"/>
      <w:lvlJc w:val="left"/>
      <w:pPr>
        <w:tabs>
          <w:tab w:val="num" w:pos="1242"/>
        </w:tabs>
        <w:ind w:left="1242" w:hanging="1152"/>
      </w:pPr>
    </w:lvl>
    <w:lvl w:ilvl="6">
      <w:start w:val="1"/>
      <w:numFmt w:val="decimal"/>
      <w:pStyle w:val="Heading7"/>
      <w:lvlText w:val="%1.%2.%3.%4.%5.%6.%7"/>
      <w:lvlJc w:val="left"/>
      <w:pPr>
        <w:tabs>
          <w:tab w:val="num" w:pos="1386"/>
        </w:tabs>
        <w:ind w:left="1386" w:hanging="1296"/>
      </w:pPr>
    </w:lvl>
    <w:lvl w:ilvl="7">
      <w:start w:val="1"/>
      <w:numFmt w:val="decimal"/>
      <w:pStyle w:val="Heading8"/>
      <w:lvlText w:val="%1.%2.%3.%4.%5.%6.%7.%8"/>
      <w:lvlJc w:val="left"/>
      <w:pPr>
        <w:tabs>
          <w:tab w:val="num" w:pos="1530"/>
        </w:tabs>
        <w:ind w:left="1530" w:hanging="1440"/>
      </w:pPr>
    </w:lvl>
    <w:lvl w:ilvl="8">
      <w:start w:val="1"/>
      <w:numFmt w:val="decimal"/>
      <w:pStyle w:val="Heading9"/>
      <w:lvlText w:val="%1.%2.%3.%4.%5.%6.%7.%8.%9"/>
      <w:lvlJc w:val="left"/>
      <w:pPr>
        <w:tabs>
          <w:tab w:val="num" w:pos="1674"/>
        </w:tabs>
        <w:ind w:left="1674" w:hanging="1584"/>
      </w:pPr>
    </w:lvl>
  </w:abstractNum>
  <w:abstractNum w:abstractNumId="51">
    <w:nsid w:val="7EC51ED4"/>
    <w:multiLevelType w:val="hybridMultilevel"/>
    <w:tmpl w:val="D644A14C"/>
    <w:lvl w:ilvl="0" w:tplc="40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FA36BE8"/>
    <w:multiLevelType w:val="multilevel"/>
    <w:tmpl w:val="C960ECDE"/>
    <w:lvl w:ilvl="0">
      <w:start w:val="1"/>
      <w:numFmt w:val="decimal"/>
      <w:lvlText w:val="%1."/>
      <w:lvlJc w:val="left"/>
      <w:pPr>
        <w:ind w:left="2520" w:hanging="360"/>
      </w:pPr>
    </w:lvl>
    <w:lvl w:ilvl="1">
      <w:start w:val="1"/>
      <w:numFmt w:val="decimal"/>
      <w:lvlText w:val="%1.%2."/>
      <w:lvlJc w:val="left"/>
      <w:pPr>
        <w:ind w:left="2952" w:hanging="432"/>
      </w:pPr>
      <w:rPr>
        <w:b/>
        <w:i w:val="0"/>
      </w:rPr>
    </w:lvl>
    <w:lvl w:ilvl="2">
      <w:start w:val="1"/>
      <w:numFmt w:val="decimal"/>
      <w:lvlText w:val="%1.%2.%3."/>
      <w:lvlJc w:val="left"/>
      <w:pPr>
        <w:ind w:left="3384" w:hanging="504"/>
      </w:pPr>
    </w:lvl>
    <w:lvl w:ilvl="3">
      <w:start w:val="1"/>
      <w:numFmt w:val="decimal"/>
      <w:lvlText w:val="%1.%2.%3.%4."/>
      <w:lvlJc w:val="left"/>
      <w:pPr>
        <w:ind w:left="3888" w:hanging="648"/>
      </w:pPr>
    </w:lvl>
    <w:lvl w:ilvl="4">
      <w:start w:val="1"/>
      <w:numFmt w:val="decimal"/>
      <w:lvlText w:val="%1.%2.%3.%4.%5."/>
      <w:lvlJc w:val="left"/>
      <w:pPr>
        <w:ind w:left="4392" w:hanging="792"/>
      </w:pPr>
    </w:lvl>
    <w:lvl w:ilvl="5">
      <w:start w:val="1"/>
      <w:numFmt w:val="decimal"/>
      <w:lvlText w:val="%1.%2.%3.%4.%5.%6."/>
      <w:lvlJc w:val="left"/>
      <w:pPr>
        <w:ind w:left="4896" w:hanging="936"/>
      </w:pPr>
    </w:lvl>
    <w:lvl w:ilvl="6">
      <w:start w:val="1"/>
      <w:numFmt w:val="decimal"/>
      <w:lvlText w:val="%1.%2.%3.%4.%5.%6.%7."/>
      <w:lvlJc w:val="left"/>
      <w:pPr>
        <w:ind w:left="5400" w:hanging="1080"/>
      </w:pPr>
    </w:lvl>
    <w:lvl w:ilvl="7">
      <w:start w:val="1"/>
      <w:numFmt w:val="decimal"/>
      <w:lvlText w:val="%1.%2.%3.%4.%5.%6.%7.%8."/>
      <w:lvlJc w:val="left"/>
      <w:pPr>
        <w:ind w:left="5904" w:hanging="1224"/>
      </w:pPr>
    </w:lvl>
    <w:lvl w:ilvl="8">
      <w:start w:val="1"/>
      <w:numFmt w:val="decimal"/>
      <w:lvlText w:val="%1.%2.%3.%4.%5.%6.%7.%8.%9."/>
      <w:lvlJc w:val="left"/>
      <w:pPr>
        <w:ind w:left="6480" w:hanging="1440"/>
      </w:pPr>
    </w:lvl>
  </w:abstractNum>
  <w:num w:numId="1">
    <w:abstractNumId w:val="50"/>
  </w:num>
  <w:num w:numId="2">
    <w:abstractNumId w:val="31"/>
  </w:num>
  <w:num w:numId="3">
    <w:abstractNumId w:val="8"/>
  </w:num>
  <w:num w:numId="4">
    <w:abstractNumId w:val="49"/>
  </w:num>
  <w:num w:numId="5">
    <w:abstractNumId w:val="44"/>
  </w:num>
  <w:num w:numId="6">
    <w:abstractNumId w:val="22"/>
  </w:num>
  <w:num w:numId="7">
    <w:abstractNumId w:val="15"/>
  </w:num>
  <w:num w:numId="8">
    <w:abstractNumId w:val="27"/>
  </w:num>
  <w:num w:numId="9">
    <w:abstractNumId w:val="13"/>
  </w:num>
  <w:num w:numId="10">
    <w:abstractNumId w:val="45"/>
  </w:num>
  <w:num w:numId="11">
    <w:abstractNumId w:val="41"/>
  </w:num>
  <w:num w:numId="12">
    <w:abstractNumId w:val="18"/>
  </w:num>
  <w:num w:numId="13">
    <w:abstractNumId w:val="3"/>
  </w:num>
  <w:num w:numId="14">
    <w:abstractNumId w:val="43"/>
  </w:num>
  <w:num w:numId="15">
    <w:abstractNumId w:val="12"/>
  </w:num>
  <w:num w:numId="16">
    <w:abstractNumId w:val="37"/>
  </w:num>
  <w:num w:numId="17">
    <w:abstractNumId w:val="42"/>
  </w:num>
  <w:num w:numId="18">
    <w:abstractNumId w:val="5"/>
  </w:num>
  <w:num w:numId="19">
    <w:abstractNumId w:val="14"/>
  </w:num>
  <w:num w:numId="20">
    <w:abstractNumId w:val="30"/>
  </w:num>
  <w:num w:numId="21">
    <w:abstractNumId w:val="23"/>
  </w:num>
  <w:num w:numId="22">
    <w:abstractNumId w:val="24"/>
  </w:num>
  <w:num w:numId="23">
    <w:abstractNumId w:val="21"/>
  </w:num>
  <w:num w:numId="24">
    <w:abstractNumId w:val="47"/>
  </w:num>
  <w:num w:numId="25">
    <w:abstractNumId w:val="46"/>
  </w:num>
  <w:num w:numId="26">
    <w:abstractNumId w:val="16"/>
  </w:num>
  <w:num w:numId="27">
    <w:abstractNumId w:val="0"/>
  </w:num>
  <w:num w:numId="28">
    <w:abstractNumId w:val="51"/>
  </w:num>
  <w:num w:numId="29">
    <w:abstractNumId w:val="29"/>
  </w:num>
  <w:num w:numId="30">
    <w:abstractNumId w:val="26"/>
  </w:num>
  <w:num w:numId="31">
    <w:abstractNumId w:val="34"/>
  </w:num>
  <w:num w:numId="32">
    <w:abstractNumId w:val="28"/>
  </w:num>
  <w:num w:numId="33">
    <w:abstractNumId w:val="39"/>
  </w:num>
  <w:num w:numId="34">
    <w:abstractNumId w:val="9"/>
  </w:num>
  <w:num w:numId="35">
    <w:abstractNumId w:val="38"/>
  </w:num>
  <w:num w:numId="36">
    <w:abstractNumId w:val="10"/>
  </w:num>
  <w:num w:numId="37">
    <w:abstractNumId w:val="2"/>
  </w:num>
  <w:num w:numId="38">
    <w:abstractNumId w:val="17"/>
  </w:num>
  <w:num w:numId="39">
    <w:abstractNumId w:val="7"/>
  </w:num>
  <w:num w:numId="40">
    <w:abstractNumId w:val="36"/>
  </w:num>
  <w:num w:numId="41">
    <w:abstractNumId w:val="35"/>
  </w:num>
  <w:num w:numId="42">
    <w:abstractNumId w:val="6"/>
  </w:num>
  <w:num w:numId="43">
    <w:abstractNumId w:val="48"/>
  </w:num>
  <w:num w:numId="44">
    <w:abstractNumId w:val="4"/>
  </w:num>
  <w:num w:numId="45">
    <w:abstractNumId w:val="32"/>
  </w:num>
  <w:num w:numId="46">
    <w:abstractNumId w:val="50"/>
  </w:num>
  <w:num w:numId="47">
    <w:abstractNumId w:val="50"/>
  </w:num>
  <w:num w:numId="48">
    <w:abstractNumId w:val="33"/>
  </w:num>
  <w:num w:numId="49">
    <w:abstractNumId w:val="32"/>
  </w:num>
  <w:num w:numId="50">
    <w:abstractNumId w:val="52"/>
  </w:num>
  <w:num w:numId="51">
    <w:abstractNumId w:val="1"/>
  </w:num>
  <w:num w:numId="52">
    <w:abstractNumId w:val="20"/>
  </w:num>
  <w:num w:numId="53">
    <w:abstractNumId w:val="25"/>
  </w:num>
  <w:num w:numId="54">
    <w:abstractNumId w:val="19"/>
  </w:num>
  <w:num w:numId="55">
    <w:abstractNumId w:val="40"/>
  </w:num>
  <w:num w:numId="56">
    <w:abstractNumId w:val="11"/>
  </w:num>
  <w:numIdMacAtCleanup w:val="5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arg Neha - Hartford-HSB - external">
    <w15:presenceInfo w15:providerId="AD" w15:userId="S-1-5-21-73586283-1580818891-1957994488-20307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o:colormru v:ext="edit" colors="#fcf,#fed6f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6A3F"/>
    <w:rsid w:val="000005D9"/>
    <w:rsid w:val="000014B7"/>
    <w:rsid w:val="000014E8"/>
    <w:rsid w:val="00001996"/>
    <w:rsid w:val="0000230F"/>
    <w:rsid w:val="000028E2"/>
    <w:rsid w:val="00002E2C"/>
    <w:rsid w:val="000037F9"/>
    <w:rsid w:val="00004185"/>
    <w:rsid w:val="00004CA0"/>
    <w:rsid w:val="00005982"/>
    <w:rsid w:val="00006221"/>
    <w:rsid w:val="00007306"/>
    <w:rsid w:val="000100D9"/>
    <w:rsid w:val="00010305"/>
    <w:rsid w:val="00010E84"/>
    <w:rsid w:val="00011470"/>
    <w:rsid w:val="000121A2"/>
    <w:rsid w:val="0001233E"/>
    <w:rsid w:val="000127AB"/>
    <w:rsid w:val="0001305E"/>
    <w:rsid w:val="00013564"/>
    <w:rsid w:val="00013654"/>
    <w:rsid w:val="000136AC"/>
    <w:rsid w:val="0001388B"/>
    <w:rsid w:val="0001392F"/>
    <w:rsid w:val="0001527C"/>
    <w:rsid w:val="00017C16"/>
    <w:rsid w:val="00020DDB"/>
    <w:rsid w:val="00020EDD"/>
    <w:rsid w:val="00023129"/>
    <w:rsid w:val="00023828"/>
    <w:rsid w:val="0002435C"/>
    <w:rsid w:val="000244BC"/>
    <w:rsid w:val="00024CDD"/>
    <w:rsid w:val="00024D4C"/>
    <w:rsid w:val="000251BA"/>
    <w:rsid w:val="00025ED1"/>
    <w:rsid w:val="00025F42"/>
    <w:rsid w:val="00025F83"/>
    <w:rsid w:val="000279DF"/>
    <w:rsid w:val="00030717"/>
    <w:rsid w:val="00030ADF"/>
    <w:rsid w:val="00030E66"/>
    <w:rsid w:val="000311AC"/>
    <w:rsid w:val="000322B2"/>
    <w:rsid w:val="00032BBE"/>
    <w:rsid w:val="00032F55"/>
    <w:rsid w:val="00033288"/>
    <w:rsid w:val="000355FB"/>
    <w:rsid w:val="000372F1"/>
    <w:rsid w:val="00037467"/>
    <w:rsid w:val="000379D3"/>
    <w:rsid w:val="0004080E"/>
    <w:rsid w:val="00040C9C"/>
    <w:rsid w:val="000411C8"/>
    <w:rsid w:val="00042E31"/>
    <w:rsid w:val="000436C7"/>
    <w:rsid w:val="000451D1"/>
    <w:rsid w:val="00045461"/>
    <w:rsid w:val="00045EFF"/>
    <w:rsid w:val="000473D0"/>
    <w:rsid w:val="00050985"/>
    <w:rsid w:val="000515EF"/>
    <w:rsid w:val="0005172C"/>
    <w:rsid w:val="00051A13"/>
    <w:rsid w:val="00051EB9"/>
    <w:rsid w:val="00054143"/>
    <w:rsid w:val="00054AA6"/>
    <w:rsid w:val="000558F7"/>
    <w:rsid w:val="00057616"/>
    <w:rsid w:val="00057D52"/>
    <w:rsid w:val="00057DBB"/>
    <w:rsid w:val="00057E03"/>
    <w:rsid w:val="00060117"/>
    <w:rsid w:val="00060541"/>
    <w:rsid w:val="00060776"/>
    <w:rsid w:val="00060E04"/>
    <w:rsid w:val="00060FA7"/>
    <w:rsid w:val="00061913"/>
    <w:rsid w:val="00061C62"/>
    <w:rsid w:val="00061DBD"/>
    <w:rsid w:val="0006456F"/>
    <w:rsid w:val="000648F8"/>
    <w:rsid w:val="00064C43"/>
    <w:rsid w:val="000652EC"/>
    <w:rsid w:val="0006602C"/>
    <w:rsid w:val="000661D7"/>
    <w:rsid w:val="00066447"/>
    <w:rsid w:val="00067AF7"/>
    <w:rsid w:val="00070FD2"/>
    <w:rsid w:val="00070FFB"/>
    <w:rsid w:val="000712D1"/>
    <w:rsid w:val="00071B80"/>
    <w:rsid w:val="00072059"/>
    <w:rsid w:val="0007404F"/>
    <w:rsid w:val="00075256"/>
    <w:rsid w:val="000753E8"/>
    <w:rsid w:val="00075477"/>
    <w:rsid w:val="00076784"/>
    <w:rsid w:val="000777E8"/>
    <w:rsid w:val="00081145"/>
    <w:rsid w:val="000833A2"/>
    <w:rsid w:val="00084EC8"/>
    <w:rsid w:val="00085F9A"/>
    <w:rsid w:val="000874E8"/>
    <w:rsid w:val="00087700"/>
    <w:rsid w:val="00087821"/>
    <w:rsid w:val="00087D42"/>
    <w:rsid w:val="00087DB6"/>
    <w:rsid w:val="0009009F"/>
    <w:rsid w:val="00091CC1"/>
    <w:rsid w:val="00092105"/>
    <w:rsid w:val="00092AF1"/>
    <w:rsid w:val="0009308F"/>
    <w:rsid w:val="0009623B"/>
    <w:rsid w:val="0009632A"/>
    <w:rsid w:val="00096795"/>
    <w:rsid w:val="00096DF0"/>
    <w:rsid w:val="00096E13"/>
    <w:rsid w:val="000A100A"/>
    <w:rsid w:val="000A134B"/>
    <w:rsid w:val="000A3A71"/>
    <w:rsid w:val="000A3FA6"/>
    <w:rsid w:val="000A3FC6"/>
    <w:rsid w:val="000A51AF"/>
    <w:rsid w:val="000A5FD2"/>
    <w:rsid w:val="000A64BC"/>
    <w:rsid w:val="000A6746"/>
    <w:rsid w:val="000A723D"/>
    <w:rsid w:val="000B182C"/>
    <w:rsid w:val="000B3C6D"/>
    <w:rsid w:val="000B42E8"/>
    <w:rsid w:val="000B4E4C"/>
    <w:rsid w:val="000B5C6B"/>
    <w:rsid w:val="000B5D3D"/>
    <w:rsid w:val="000B69A3"/>
    <w:rsid w:val="000B6B15"/>
    <w:rsid w:val="000B6DD5"/>
    <w:rsid w:val="000B7800"/>
    <w:rsid w:val="000C0045"/>
    <w:rsid w:val="000C01A5"/>
    <w:rsid w:val="000C0FB0"/>
    <w:rsid w:val="000C1B55"/>
    <w:rsid w:val="000C1ED9"/>
    <w:rsid w:val="000C24D9"/>
    <w:rsid w:val="000C400D"/>
    <w:rsid w:val="000C4416"/>
    <w:rsid w:val="000C58C7"/>
    <w:rsid w:val="000C64B9"/>
    <w:rsid w:val="000C6AA1"/>
    <w:rsid w:val="000C72F2"/>
    <w:rsid w:val="000C7821"/>
    <w:rsid w:val="000D0ACC"/>
    <w:rsid w:val="000D212D"/>
    <w:rsid w:val="000D2A42"/>
    <w:rsid w:val="000D35EA"/>
    <w:rsid w:val="000D3B5A"/>
    <w:rsid w:val="000D3D16"/>
    <w:rsid w:val="000D4FA6"/>
    <w:rsid w:val="000D6557"/>
    <w:rsid w:val="000D6559"/>
    <w:rsid w:val="000D67ED"/>
    <w:rsid w:val="000D6AAD"/>
    <w:rsid w:val="000E008F"/>
    <w:rsid w:val="000E01D7"/>
    <w:rsid w:val="000E0F5C"/>
    <w:rsid w:val="000E1973"/>
    <w:rsid w:val="000E27CB"/>
    <w:rsid w:val="000E2AB9"/>
    <w:rsid w:val="000E5743"/>
    <w:rsid w:val="000E5C56"/>
    <w:rsid w:val="000E79E9"/>
    <w:rsid w:val="000E7D2E"/>
    <w:rsid w:val="000F0937"/>
    <w:rsid w:val="000F0C5E"/>
    <w:rsid w:val="000F200B"/>
    <w:rsid w:val="000F20C0"/>
    <w:rsid w:val="000F347F"/>
    <w:rsid w:val="000F3617"/>
    <w:rsid w:val="000F46C0"/>
    <w:rsid w:val="000F4817"/>
    <w:rsid w:val="000F4E18"/>
    <w:rsid w:val="000F54B5"/>
    <w:rsid w:val="000F645C"/>
    <w:rsid w:val="000F6BC5"/>
    <w:rsid w:val="000F7093"/>
    <w:rsid w:val="000F7C65"/>
    <w:rsid w:val="00100422"/>
    <w:rsid w:val="00100EFE"/>
    <w:rsid w:val="001031AF"/>
    <w:rsid w:val="00103A91"/>
    <w:rsid w:val="00103BC8"/>
    <w:rsid w:val="001041C1"/>
    <w:rsid w:val="001042E9"/>
    <w:rsid w:val="00105ADB"/>
    <w:rsid w:val="00105D58"/>
    <w:rsid w:val="00105D7D"/>
    <w:rsid w:val="0010653F"/>
    <w:rsid w:val="0010666F"/>
    <w:rsid w:val="00106DFB"/>
    <w:rsid w:val="00107382"/>
    <w:rsid w:val="001075CF"/>
    <w:rsid w:val="001102E8"/>
    <w:rsid w:val="001103CD"/>
    <w:rsid w:val="001107EA"/>
    <w:rsid w:val="0011179D"/>
    <w:rsid w:val="00111872"/>
    <w:rsid w:val="00111D07"/>
    <w:rsid w:val="00113446"/>
    <w:rsid w:val="00113BD2"/>
    <w:rsid w:val="00114E3D"/>
    <w:rsid w:val="0011601C"/>
    <w:rsid w:val="0011623C"/>
    <w:rsid w:val="00116AE1"/>
    <w:rsid w:val="00116D17"/>
    <w:rsid w:val="001177FE"/>
    <w:rsid w:val="00117C62"/>
    <w:rsid w:val="00122DEC"/>
    <w:rsid w:val="001242ED"/>
    <w:rsid w:val="001256EE"/>
    <w:rsid w:val="00127732"/>
    <w:rsid w:val="00130B35"/>
    <w:rsid w:val="0013188D"/>
    <w:rsid w:val="00133460"/>
    <w:rsid w:val="00133BCB"/>
    <w:rsid w:val="00134F04"/>
    <w:rsid w:val="001351C7"/>
    <w:rsid w:val="00135206"/>
    <w:rsid w:val="00135368"/>
    <w:rsid w:val="00135E7A"/>
    <w:rsid w:val="00136548"/>
    <w:rsid w:val="00137016"/>
    <w:rsid w:val="00137409"/>
    <w:rsid w:val="00140EA2"/>
    <w:rsid w:val="001411F0"/>
    <w:rsid w:val="00141DE2"/>
    <w:rsid w:val="00142233"/>
    <w:rsid w:val="0014363A"/>
    <w:rsid w:val="00143F40"/>
    <w:rsid w:val="00144638"/>
    <w:rsid w:val="00144DFD"/>
    <w:rsid w:val="00144F59"/>
    <w:rsid w:val="0014596A"/>
    <w:rsid w:val="00146400"/>
    <w:rsid w:val="00146775"/>
    <w:rsid w:val="00150438"/>
    <w:rsid w:val="00150EE9"/>
    <w:rsid w:val="0015150A"/>
    <w:rsid w:val="00151FF5"/>
    <w:rsid w:val="00153015"/>
    <w:rsid w:val="001530FB"/>
    <w:rsid w:val="0015340F"/>
    <w:rsid w:val="0015464F"/>
    <w:rsid w:val="001561A3"/>
    <w:rsid w:val="00156801"/>
    <w:rsid w:val="00157D3D"/>
    <w:rsid w:val="001601FA"/>
    <w:rsid w:val="0016298A"/>
    <w:rsid w:val="001629F4"/>
    <w:rsid w:val="00163B58"/>
    <w:rsid w:val="00164772"/>
    <w:rsid w:val="00165715"/>
    <w:rsid w:val="00166520"/>
    <w:rsid w:val="001668C7"/>
    <w:rsid w:val="001669A3"/>
    <w:rsid w:val="00167692"/>
    <w:rsid w:val="00167C2D"/>
    <w:rsid w:val="00167FFE"/>
    <w:rsid w:val="00170962"/>
    <w:rsid w:val="001723DD"/>
    <w:rsid w:val="001732D0"/>
    <w:rsid w:val="001738D9"/>
    <w:rsid w:val="00174F82"/>
    <w:rsid w:val="001776F9"/>
    <w:rsid w:val="00177DC9"/>
    <w:rsid w:val="00181031"/>
    <w:rsid w:val="0018126D"/>
    <w:rsid w:val="00181446"/>
    <w:rsid w:val="001841C9"/>
    <w:rsid w:val="001843D7"/>
    <w:rsid w:val="00184C84"/>
    <w:rsid w:val="00184CBF"/>
    <w:rsid w:val="00184ECE"/>
    <w:rsid w:val="00185167"/>
    <w:rsid w:val="00185375"/>
    <w:rsid w:val="0018600C"/>
    <w:rsid w:val="001869C4"/>
    <w:rsid w:val="0018754E"/>
    <w:rsid w:val="00187679"/>
    <w:rsid w:val="0019065B"/>
    <w:rsid w:val="00190E3D"/>
    <w:rsid w:val="00192301"/>
    <w:rsid w:val="00192969"/>
    <w:rsid w:val="00193088"/>
    <w:rsid w:val="00193165"/>
    <w:rsid w:val="001935DC"/>
    <w:rsid w:val="00193C6C"/>
    <w:rsid w:val="00196CC5"/>
    <w:rsid w:val="00196F50"/>
    <w:rsid w:val="00197715"/>
    <w:rsid w:val="00197BE3"/>
    <w:rsid w:val="001A0BC6"/>
    <w:rsid w:val="001A0C10"/>
    <w:rsid w:val="001A11B2"/>
    <w:rsid w:val="001A244C"/>
    <w:rsid w:val="001A7056"/>
    <w:rsid w:val="001B182E"/>
    <w:rsid w:val="001B2237"/>
    <w:rsid w:val="001B35B0"/>
    <w:rsid w:val="001B381F"/>
    <w:rsid w:val="001B4898"/>
    <w:rsid w:val="001B4B50"/>
    <w:rsid w:val="001B4FB3"/>
    <w:rsid w:val="001B57A9"/>
    <w:rsid w:val="001B6312"/>
    <w:rsid w:val="001B6C80"/>
    <w:rsid w:val="001B79EC"/>
    <w:rsid w:val="001C06A5"/>
    <w:rsid w:val="001C073A"/>
    <w:rsid w:val="001C1552"/>
    <w:rsid w:val="001C1882"/>
    <w:rsid w:val="001C2EC5"/>
    <w:rsid w:val="001C3239"/>
    <w:rsid w:val="001C3622"/>
    <w:rsid w:val="001C397D"/>
    <w:rsid w:val="001C3C4C"/>
    <w:rsid w:val="001C3C77"/>
    <w:rsid w:val="001C63EB"/>
    <w:rsid w:val="001C77D3"/>
    <w:rsid w:val="001C7B0E"/>
    <w:rsid w:val="001D0241"/>
    <w:rsid w:val="001D0CEA"/>
    <w:rsid w:val="001D0EE4"/>
    <w:rsid w:val="001D101D"/>
    <w:rsid w:val="001D2268"/>
    <w:rsid w:val="001D25BC"/>
    <w:rsid w:val="001D2CC6"/>
    <w:rsid w:val="001D3B9E"/>
    <w:rsid w:val="001D3BCC"/>
    <w:rsid w:val="001D5273"/>
    <w:rsid w:val="001D63CE"/>
    <w:rsid w:val="001D6970"/>
    <w:rsid w:val="001D722C"/>
    <w:rsid w:val="001D73DE"/>
    <w:rsid w:val="001E029D"/>
    <w:rsid w:val="001E11FA"/>
    <w:rsid w:val="001E13F3"/>
    <w:rsid w:val="001E283D"/>
    <w:rsid w:val="001E36A1"/>
    <w:rsid w:val="001E3727"/>
    <w:rsid w:val="001E3A1E"/>
    <w:rsid w:val="001E473E"/>
    <w:rsid w:val="001E5724"/>
    <w:rsid w:val="001E5A1B"/>
    <w:rsid w:val="001E683A"/>
    <w:rsid w:val="001E683F"/>
    <w:rsid w:val="001E7DBA"/>
    <w:rsid w:val="001F0063"/>
    <w:rsid w:val="001F1520"/>
    <w:rsid w:val="001F3B02"/>
    <w:rsid w:val="001F3CBF"/>
    <w:rsid w:val="001F4DB2"/>
    <w:rsid w:val="001F5A6E"/>
    <w:rsid w:val="001F5C11"/>
    <w:rsid w:val="001F6274"/>
    <w:rsid w:val="0020066E"/>
    <w:rsid w:val="00200C1A"/>
    <w:rsid w:val="00201018"/>
    <w:rsid w:val="00201102"/>
    <w:rsid w:val="00201912"/>
    <w:rsid w:val="00201A57"/>
    <w:rsid w:val="00201C22"/>
    <w:rsid w:val="0020312A"/>
    <w:rsid w:val="00203692"/>
    <w:rsid w:val="002045E5"/>
    <w:rsid w:val="00204A46"/>
    <w:rsid w:val="002050C4"/>
    <w:rsid w:val="00207105"/>
    <w:rsid w:val="00207660"/>
    <w:rsid w:val="002105AB"/>
    <w:rsid w:val="00210DDD"/>
    <w:rsid w:val="00211385"/>
    <w:rsid w:val="0021140A"/>
    <w:rsid w:val="00214053"/>
    <w:rsid w:val="00214CA1"/>
    <w:rsid w:val="0021670B"/>
    <w:rsid w:val="00220A80"/>
    <w:rsid w:val="00220DD9"/>
    <w:rsid w:val="00221DFF"/>
    <w:rsid w:val="00223456"/>
    <w:rsid w:val="002253BE"/>
    <w:rsid w:val="00225B08"/>
    <w:rsid w:val="002269EE"/>
    <w:rsid w:val="002303A1"/>
    <w:rsid w:val="002308C0"/>
    <w:rsid w:val="00230B7E"/>
    <w:rsid w:val="00231010"/>
    <w:rsid w:val="002345C3"/>
    <w:rsid w:val="00234B81"/>
    <w:rsid w:val="00235149"/>
    <w:rsid w:val="00235167"/>
    <w:rsid w:val="00236973"/>
    <w:rsid w:val="00241004"/>
    <w:rsid w:val="00241270"/>
    <w:rsid w:val="0024260F"/>
    <w:rsid w:val="00242634"/>
    <w:rsid w:val="00242AA3"/>
    <w:rsid w:val="002437D4"/>
    <w:rsid w:val="00243B7D"/>
    <w:rsid w:val="00243D36"/>
    <w:rsid w:val="00243F5D"/>
    <w:rsid w:val="002447AF"/>
    <w:rsid w:val="00244D36"/>
    <w:rsid w:val="002464F1"/>
    <w:rsid w:val="00246F76"/>
    <w:rsid w:val="002475C3"/>
    <w:rsid w:val="00247EF1"/>
    <w:rsid w:val="002503CA"/>
    <w:rsid w:val="00250C61"/>
    <w:rsid w:val="00251224"/>
    <w:rsid w:val="00252514"/>
    <w:rsid w:val="002525D8"/>
    <w:rsid w:val="002529AB"/>
    <w:rsid w:val="00253ED7"/>
    <w:rsid w:val="0025477E"/>
    <w:rsid w:val="00254C61"/>
    <w:rsid w:val="002555B0"/>
    <w:rsid w:val="002563BD"/>
    <w:rsid w:val="0025748C"/>
    <w:rsid w:val="00257F9C"/>
    <w:rsid w:val="0026184A"/>
    <w:rsid w:val="0026229D"/>
    <w:rsid w:val="002625E0"/>
    <w:rsid w:val="002648F9"/>
    <w:rsid w:val="002649AF"/>
    <w:rsid w:val="00265451"/>
    <w:rsid w:val="00267900"/>
    <w:rsid w:val="002708AB"/>
    <w:rsid w:val="00270C68"/>
    <w:rsid w:val="002714E1"/>
    <w:rsid w:val="00271946"/>
    <w:rsid w:val="00272020"/>
    <w:rsid w:val="002728B3"/>
    <w:rsid w:val="00272A12"/>
    <w:rsid w:val="002731A6"/>
    <w:rsid w:val="002742B2"/>
    <w:rsid w:val="00276332"/>
    <w:rsid w:val="00276534"/>
    <w:rsid w:val="00277A90"/>
    <w:rsid w:val="00281E32"/>
    <w:rsid w:val="0028335A"/>
    <w:rsid w:val="00283529"/>
    <w:rsid w:val="00284396"/>
    <w:rsid w:val="00285CE2"/>
    <w:rsid w:val="00285FD1"/>
    <w:rsid w:val="00285FF7"/>
    <w:rsid w:val="00286D40"/>
    <w:rsid w:val="00287239"/>
    <w:rsid w:val="0028765E"/>
    <w:rsid w:val="002901D4"/>
    <w:rsid w:val="00292292"/>
    <w:rsid w:val="00292BDF"/>
    <w:rsid w:val="00292DE2"/>
    <w:rsid w:val="00293AF6"/>
    <w:rsid w:val="00295D60"/>
    <w:rsid w:val="00297C9B"/>
    <w:rsid w:val="002A01AB"/>
    <w:rsid w:val="002A05BB"/>
    <w:rsid w:val="002A218C"/>
    <w:rsid w:val="002A57C8"/>
    <w:rsid w:val="002B218B"/>
    <w:rsid w:val="002B2375"/>
    <w:rsid w:val="002B435B"/>
    <w:rsid w:val="002B45AF"/>
    <w:rsid w:val="002B4DFD"/>
    <w:rsid w:val="002B62B6"/>
    <w:rsid w:val="002C24CA"/>
    <w:rsid w:val="002C466C"/>
    <w:rsid w:val="002C4A79"/>
    <w:rsid w:val="002C5172"/>
    <w:rsid w:val="002C595A"/>
    <w:rsid w:val="002C6FC1"/>
    <w:rsid w:val="002C716A"/>
    <w:rsid w:val="002C71A7"/>
    <w:rsid w:val="002C7EC3"/>
    <w:rsid w:val="002D0819"/>
    <w:rsid w:val="002D15CF"/>
    <w:rsid w:val="002D169D"/>
    <w:rsid w:val="002D294D"/>
    <w:rsid w:val="002D38D0"/>
    <w:rsid w:val="002D47C3"/>
    <w:rsid w:val="002D493D"/>
    <w:rsid w:val="002D5751"/>
    <w:rsid w:val="002D642F"/>
    <w:rsid w:val="002D7651"/>
    <w:rsid w:val="002E0972"/>
    <w:rsid w:val="002E246A"/>
    <w:rsid w:val="002E27A9"/>
    <w:rsid w:val="002E3164"/>
    <w:rsid w:val="002E3383"/>
    <w:rsid w:val="002E3B04"/>
    <w:rsid w:val="002E533E"/>
    <w:rsid w:val="002E6805"/>
    <w:rsid w:val="002E7216"/>
    <w:rsid w:val="002E774C"/>
    <w:rsid w:val="002E781E"/>
    <w:rsid w:val="002F0283"/>
    <w:rsid w:val="002F18BC"/>
    <w:rsid w:val="002F1AAA"/>
    <w:rsid w:val="002F1F5E"/>
    <w:rsid w:val="002F2079"/>
    <w:rsid w:val="002F2321"/>
    <w:rsid w:val="002F2345"/>
    <w:rsid w:val="002F41A8"/>
    <w:rsid w:val="002F44AF"/>
    <w:rsid w:val="002F54F3"/>
    <w:rsid w:val="002F6B2B"/>
    <w:rsid w:val="002F6CA5"/>
    <w:rsid w:val="002F76A7"/>
    <w:rsid w:val="002F7724"/>
    <w:rsid w:val="002F7ACA"/>
    <w:rsid w:val="002F7C48"/>
    <w:rsid w:val="003000CC"/>
    <w:rsid w:val="00301869"/>
    <w:rsid w:val="00301D70"/>
    <w:rsid w:val="003020F2"/>
    <w:rsid w:val="00302E82"/>
    <w:rsid w:val="00303E68"/>
    <w:rsid w:val="0030530D"/>
    <w:rsid w:val="00306245"/>
    <w:rsid w:val="003066B4"/>
    <w:rsid w:val="00306A44"/>
    <w:rsid w:val="00306C62"/>
    <w:rsid w:val="0030705C"/>
    <w:rsid w:val="00307EF7"/>
    <w:rsid w:val="00311930"/>
    <w:rsid w:val="00312126"/>
    <w:rsid w:val="00312209"/>
    <w:rsid w:val="0031244A"/>
    <w:rsid w:val="00312989"/>
    <w:rsid w:val="00313F2E"/>
    <w:rsid w:val="0031408B"/>
    <w:rsid w:val="003155B3"/>
    <w:rsid w:val="00315C1E"/>
    <w:rsid w:val="00316983"/>
    <w:rsid w:val="003174BB"/>
    <w:rsid w:val="00317E8F"/>
    <w:rsid w:val="00320790"/>
    <w:rsid w:val="00320A40"/>
    <w:rsid w:val="00320B39"/>
    <w:rsid w:val="00321086"/>
    <w:rsid w:val="003218F7"/>
    <w:rsid w:val="00321B1B"/>
    <w:rsid w:val="003236ED"/>
    <w:rsid w:val="003241E6"/>
    <w:rsid w:val="003247EC"/>
    <w:rsid w:val="00324BDE"/>
    <w:rsid w:val="00324FC4"/>
    <w:rsid w:val="003254A1"/>
    <w:rsid w:val="00327E64"/>
    <w:rsid w:val="00331862"/>
    <w:rsid w:val="00331E77"/>
    <w:rsid w:val="0033353F"/>
    <w:rsid w:val="00333BEF"/>
    <w:rsid w:val="00334093"/>
    <w:rsid w:val="00334A48"/>
    <w:rsid w:val="00334D28"/>
    <w:rsid w:val="00335370"/>
    <w:rsid w:val="0033607A"/>
    <w:rsid w:val="00336346"/>
    <w:rsid w:val="003365EF"/>
    <w:rsid w:val="003369F1"/>
    <w:rsid w:val="00336E2D"/>
    <w:rsid w:val="003371BB"/>
    <w:rsid w:val="0033770F"/>
    <w:rsid w:val="0033778D"/>
    <w:rsid w:val="003377B6"/>
    <w:rsid w:val="00340FCB"/>
    <w:rsid w:val="003410EE"/>
    <w:rsid w:val="00341BD8"/>
    <w:rsid w:val="00341E87"/>
    <w:rsid w:val="00341FD0"/>
    <w:rsid w:val="0034291D"/>
    <w:rsid w:val="00342D99"/>
    <w:rsid w:val="0034321E"/>
    <w:rsid w:val="00343D02"/>
    <w:rsid w:val="003459CE"/>
    <w:rsid w:val="00347134"/>
    <w:rsid w:val="00347DF2"/>
    <w:rsid w:val="00350FBF"/>
    <w:rsid w:val="00351FC5"/>
    <w:rsid w:val="0035212B"/>
    <w:rsid w:val="00352E34"/>
    <w:rsid w:val="0035314A"/>
    <w:rsid w:val="00353380"/>
    <w:rsid w:val="00354D8B"/>
    <w:rsid w:val="0035573B"/>
    <w:rsid w:val="00355AED"/>
    <w:rsid w:val="00356AC9"/>
    <w:rsid w:val="003574B3"/>
    <w:rsid w:val="00357EC8"/>
    <w:rsid w:val="003606A2"/>
    <w:rsid w:val="0036124F"/>
    <w:rsid w:val="00361534"/>
    <w:rsid w:val="0036171E"/>
    <w:rsid w:val="00361872"/>
    <w:rsid w:val="003620C7"/>
    <w:rsid w:val="003623CB"/>
    <w:rsid w:val="00363255"/>
    <w:rsid w:val="00363689"/>
    <w:rsid w:val="003636B8"/>
    <w:rsid w:val="003639ED"/>
    <w:rsid w:val="00363ADF"/>
    <w:rsid w:val="00363E52"/>
    <w:rsid w:val="003640EA"/>
    <w:rsid w:val="00364A2A"/>
    <w:rsid w:val="0036513B"/>
    <w:rsid w:val="00365B38"/>
    <w:rsid w:val="003672E9"/>
    <w:rsid w:val="00371762"/>
    <w:rsid w:val="00371FBC"/>
    <w:rsid w:val="003741E5"/>
    <w:rsid w:val="00374673"/>
    <w:rsid w:val="00375A1D"/>
    <w:rsid w:val="00376F55"/>
    <w:rsid w:val="0037701E"/>
    <w:rsid w:val="00377EEB"/>
    <w:rsid w:val="00380699"/>
    <w:rsid w:val="003832DE"/>
    <w:rsid w:val="00383BC9"/>
    <w:rsid w:val="00384038"/>
    <w:rsid w:val="00384381"/>
    <w:rsid w:val="003850E0"/>
    <w:rsid w:val="00385EF2"/>
    <w:rsid w:val="003867B5"/>
    <w:rsid w:val="0038682B"/>
    <w:rsid w:val="003870B6"/>
    <w:rsid w:val="00387FDC"/>
    <w:rsid w:val="00390856"/>
    <w:rsid w:val="00390F43"/>
    <w:rsid w:val="00391534"/>
    <w:rsid w:val="00391C99"/>
    <w:rsid w:val="00392DB2"/>
    <w:rsid w:val="00392EE0"/>
    <w:rsid w:val="00394095"/>
    <w:rsid w:val="0039421D"/>
    <w:rsid w:val="0039455C"/>
    <w:rsid w:val="003948EF"/>
    <w:rsid w:val="00395419"/>
    <w:rsid w:val="0039589A"/>
    <w:rsid w:val="00395A54"/>
    <w:rsid w:val="00396269"/>
    <w:rsid w:val="003A127A"/>
    <w:rsid w:val="003A20BF"/>
    <w:rsid w:val="003A220E"/>
    <w:rsid w:val="003A2462"/>
    <w:rsid w:val="003A29FB"/>
    <w:rsid w:val="003A4827"/>
    <w:rsid w:val="003A4B06"/>
    <w:rsid w:val="003A4D9C"/>
    <w:rsid w:val="003A5510"/>
    <w:rsid w:val="003A66F1"/>
    <w:rsid w:val="003A67EC"/>
    <w:rsid w:val="003A748A"/>
    <w:rsid w:val="003A77E1"/>
    <w:rsid w:val="003A7969"/>
    <w:rsid w:val="003B063D"/>
    <w:rsid w:val="003B17B5"/>
    <w:rsid w:val="003B1E97"/>
    <w:rsid w:val="003B300F"/>
    <w:rsid w:val="003B3961"/>
    <w:rsid w:val="003B3EA4"/>
    <w:rsid w:val="003B4E03"/>
    <w:rsid w:val="003B5111"/>
    <w:rsid w:val="003B6BD5"/>
    <w:rsid w:val="003C070F"/>
    <w:rsid w:val="003C18B5"/>
    <w:rsid w:val="003C1B6B"/>
    <w:rsid w:val="003C251B"/>
    <w:rsid w:val="003C343E"/>
    <w:rsid w:val="003C38FF"/>
    <w:rsid w:val="003C4A9B"/>
    <w:rsid w:val="003C5A20"/>
    <w:rsid w:val="003C5D3F"/>
    <w:rsid w:val="003C6E33"/>
    <w:rsid w:val="003C739C"/>
    <w:rsid w:val="003D0539"/>
    <w:rsid w:val="003D07A4"/>
    <w:rsid w:val="003D0FFD"/>
    <w:rsid w:val="003D170F"/>
    <w:rsid w:val="003D2625"/>
    <w:rsid w:val="003D2B3F"/>
    <w:rsid w:val="003D5591"/>
    <w:rsid w:val="003D5602"/>
    <w:rsid w:val="003D5C84"/>
    <w:rsid w:val="003D6167"/>
    <w:rsid w:val="003D665E"/>
    <w:rsid w:val="003D6E95"/>
    <w:rsid w:val="003D70C9"/>
    <w:rsid w:val="003D7BC6"/>
    <w:rsid w:val="003E08E6"/>
    <w:rsid w:val="003E0991"/>
    <w:rsid w:val="003E1E0D"/>
    <w:rsid w:val="003E29A0"/>
    <w:rsid w:val="003E4D67"/>
    <w:rsid w:val="003E57C9"/>
    <w:rsid w:val="003E58A7"/>
    <w:rsid w:val="003E5FE5"/>
    <w:rsid w:val="003E7CFB"/>
    <w:rsid w:val="003E7F61"/>
    <w:rsid w:val="003F1208"/>
    <w:rsid w:val="003F215B"/>
    <w:rsid w:val="003F21FB"/>
    <w:rsid w:val="003F2B77"/>
    <w:rsid w:val="003F2F7F"/>
    <w:rsid w:val="003F4541"/>
    <w:rsid w:val="003F4914"/>
    <w:rsid w:val="003F4F63"/>
    <w:rsid w:val="003F5084"/>
    <w:rsid w:val="003F56C8"/>
    <w:rsid w:val="003F5B0D"/>
    <w:rsid w:val="003F65EF"/>
    <w:rsid w:val="003F6C7B"/>
    <w:rsid w:val="003F75F2"/>
    <w:rsid w:val="003F7859"/>
    <w:rsid w:val="0040034A"/>
    <w:rsid w:val="0040037C"/>
    <w:rsid w:val="004004B4"/>
    <w:rsid w:val="004006F8"/>
    <w:rsid w:val="00400EB0"/>
    <w:rsid w:val="00401F6B"/>
    <w:rsid w:val="00403220"/>
    <w:rsid w:val="0040525E"/>
    <w:rsid w:val="00406818"/>
    <w:rsid w:val="00406C2D"/>
    <w:rsid w:val="00407675"/>
    <w:rsid w:val="00410392"/>
    <w:rsid w:val="004103ED"/>
    <w:rsid w:val="00410537"/>
    <w:rsid w:val="00411326"/>
    <w:rsid w:val="00411909"/>
    <w:rsid w:val="00411E61"/>
    <w:rsid w:val="0041405F"/>
    <w:rsid w:val="004153E0"/>
    <w:rsid w:val="00415B2E"/>
    <w:rsid w:val="004167FE"/>
    <w:rsid w:val="0041703E"/>
    <w:rsid w:val="00417737"/>
    <w:rsid w:val="00417F4E"/>
    <w:rsid w:val="0042047D"/>
    <w:rsid w:val="00420719"/>
    <w:rsid w:val="00420B0F"/>
    <w:rsid w:val="0042305D"/>
    <w:rsid w:val="00423D59"/>
    <w:rsid w:val="00424104"/>
    <w:rsid w:val="00424DF8"/>
    <w:rsid w:val="00424F0B"/>
    <w:rsid w:val="00425318"/>
    <w:rsid w:val="004255D4"/>
    <w:rsid w:val="004258D4"/>
    <w:rsid w:val="00425E48"/>
    <w:rsid w:val="0042628E"/>
    <w:rsid w:val="00427DE9"/>
    <w:rsid w:val="00431CFE"/>
    <w:rsid w:val="0043266F"/>
    <w:rsid w:val="00432A8E"/>
    <w:rsid w:val="00432BCE"/>
    <w:rsid w:val="004340D9"/>
    <w:rsid w:val="0043594C"/>
    <w:rsid w:val="00436CC6"/>
    <w:rsid w:val="004378FD"/>
    <w:rsid w:val="004401EB"/>
    <w:rsid w:val="00440A53"/>
    <w:rsid w:val="0044175C"/>
    <w:rsid w:val="004417FD"/>
    <w:rsid w:val="00441E87"/>
    <w:rsid w:val="004428D2"/>
    <w:rsid w:val="00442FF3"/>
    <w:rsid w:val="004430A7"/>
    <w:rsid w:val="00445C08"/>
    <w:rsid w:val="00450641"/>
    <w:rsid w:val="004513F5"/>
    <w:rsid w:val="00451713"/>
    <w:rsid w:val="00451C0F"/>
    <w:rsid w:val="004522C5"/>
    <w:rsid w:val="0045432A"/>
    <w:rsid w:val="00455CCC"/>
    <w:rsid w:val="0045644F"/>
    <w:rsid w:val="00456755"/>
    <w:rsid w:val="00457E09"/>
    <w:rsid w:val="00463B5E"/>
    <w:rsid w:val="00463EE3"/>
    <w:rsid w:val="0046559D"/>
    <w:rsid w:val="00466671"/>
    <w:rsid w:val="00466820"/>
    <w:rsid w:val="0046731F"/>
    <w:rsid w:val="0046756A"/>
    <w:rsid w:val="004679AE"/>
    <w:rsid w:val="004714A2"/>
    <w:rsid w:val="00471AE9"/>
    <w:rsid w:val="00473295"/>
    <w:rsid w:val="00473A0D"/>
    <w:rsid w:val="00474EF0"/>
    <w:rsid w:val="0047519C"/>
    <w:rsid w:val="004751A7"/>
    <w:rsid w:val="004757D8"/>
    <w:rsid w:val="00477717"/>
    <w:rsid w:val="00477755"/>
    <w:rsid w:val="004779FB"/>
    <w:rsid w:val="00480A65"/>
    <w:rsid w:val="00481FCE"/>
    <w:rsid w:val="00482134"/>
    <w:rsid w:val="004823C4"/>
    <w:rsid w:val="004838F2"/>
    <w:rsid w:val="00484829"/>
    <w:rsid w:val="00486545"/>
    <w:rsid w:val="004873BB"/>
    <w:rsid w:val="00487D39"/>
    <w:rsid w:val="00490510"/>
    <w:rsid w:val="004911CD"/>
    <w:rsid w:val="0049170B"/>
    <w:rsid w:val="0049209B"/>
    <w:rsid w:val="004923E1"/>
    <w:rsid w:val="00492C58"/>
    <w:rsid w:val="00492EAD"/>
    <w:rsid w:val="00492ED0"/>
    <w:rsid w:val="00493807"/>
    <w:rsid w:val="00493CED"/>
    <w:rsid w:val="004952D2"/>
    <w:rsid w:val="00495C53"/>
    <w:rsid w:val="004961D8"/>
    <w:rsid w:val="00496EA8"/>
    <w:rsid w:val="00496F03"/>
    <w:rsid w:val="004A13C4"/>
    <w:rsid w:val="004A1C0B"/>
    <w:rsid w:val="004A1CFA"/>
    <w:rsid w:val="004A1FF0"/>
    <w:rsid w:val="004A22FD"/>
    <w:rsid w:val="004A296F"/>
    <w:rsid w:val="004A38AF"/>
    <w:rsid w:val="004A502E"/>
    <w:rsid w:val="004A5BCE"/>
    <w:rsid w:val="004A6595"/>
    <w:rsid w:val="004A7553"/>
    <w:rsid w:val="004A75B8"/>
    <w:rsid w:val="004A7763"/>
    <w:rsid w:val="004B1031"/>
    <w:rsid w:val="004B1475"/>
    <w:rsid w:val="004B19E4"/>
    <w:rsid w:val="004B2925"/>
    <w:rsid w:val="004B2B31"/>
    <w:rsid w:val="004B36ED"/>
    <w:rsid w:val="004B48B0"/>
    <w:rsid w:val="004B595D"/>
    <w:rsid w:val="004B6BE2"/>
    <w:rsid w:val="004B71B4"/>
    <w:rsid w:val="004B71F9"/>
    <w:rsid w:val="004B7A7B"/>
    <w:rsid w:val="004C0241"/>
    <w:rsid w:val="004C0397"/>
    <w:rsid w:val="004C0D86"/>
    <w:rsid w:val="004C0E81"/>
    <w:rsid w:val="004C27EF"/>
    <w:rsid w:val="004C2CC9"/>
    <w:rsid w:val="004C3055"/>
    <w:rsid w:val="004C4012"/>
    <w:rsid w:val="004C4C64"/>
    <w:rsid w:val="004C5A4C"/>
    <w:rsid w:val="004C61FF"/>
    <w:rsid w:val="004C7105"/>
    <w:rsid w:val="004C782E"/>
    <w:rsid w:val="004D430F"/>
    <w:rsid w:val="004D47A8"/>
    <w:rsid w:val="004D4C37"/>
    <w:rsid w:val="004D5F68"/>
    <w:rsid w:val="004E024D"/>
    <w:rsid w:val="004E0775"/>
    <w:rsid w:val="004E0F05"/>
    <w:rsid w:val="004E13DF"/>
    <w:rsid w:val="004E167B"/>
    <w:rsid w:val="004E18A6"/>
    <w:rsid w:val="004E22B5"/>
    <w:rsid w:val="004E4926"/>
    <w:rsid w:val="004E5B71"/>
    <w:rsid w:val="004E76AE"/>
    <w:rsid w:val="004F2165"/>
    <w:rsid w:val="004F3257"/>
    <w:rsid w:val="004F477A"/>
    <w:rsid w:val="004F487D"/>
    <w:rsid w:val="004F5BBD"/>
    <w:rsid w:val="004F7222"/>
    <w:rsid w:val="004F7918"/>
    <w:rsid w:val="00500620"/>
    <w:rsid w:val="0050153B"/>
    <w:rsid w:val="00502257"/>
    <w:rsid w:val="00502D38"/>
    <w:rsid w:val="00502E2B"/>
    <w:rsid w:val="00504451"/>
    <w:rsid w:val="00505326"/>
    <w:rsid w:val="00505E1E"/>
    <w:rsid w:val="00507D28"/>
    <w:rsid w:val="00510120"/>
    <w:rsid w:val="0051054C"/>
    <w:rsid w:val="0051075E"/>
    <w:rsid w:val="00513B2B"/>
    <w:rsid w:val="00514A1E"/>
    <w:rsid w:val="005153B6"/>
    <w:rsid w:val="0051647F"/>
    <w:rsid w:val="00516647"/>
    <w:rsid w:val="00516F6A"/>
    <w:rsid w:val="0051722F"/>
    <w:rsid w:val="00517464"/>
    <w:rsid w:val="005178CF"/>
    <w:rsid w:val="00520155"/>
    <w:rsid w:val="005208EA"/>
    <w:rsid w:val="00520C1B"/>
    <w:rsid w:val="005222E6"/>
    <w:rsid w:val="00523272"/>
    <w:rsid w:val="005236CD"/>
    <w:rsid w:val="005238EF"/>
    <w:rsid w:val="005242AF"/>
    <w:rsid w:val="00524CEB"/>
    <w:rsid w:val="00525420"/>
    <w:rsid w:val="00525BBB"/>
    <w:rsid w:val="005265B6"/>
    <w:rsid w:val="00526642"/>
    <w:rsid w:val="0053029C"/>
    <w:rsid w:val="00530667"/>
    <w:rsid w:val="00530A95"/>
    <w:rsid w:val="005315A5"/>
    <w:rsid w:val="0053181A"/>
    <w:rsid w:val="00531BC3"/>
    <w:rsid w:val="005324B4"/>
    <w:rsid w:val="00533280"/>
    <w:rsid w:val="00534544"/>
    <w:rsid w:val="00535088"/>
    <w:rsid w:val="005358D6"/>
    <w:rsid w:val="00535973"/>
    <w:rsid w:val="00535E70"/>
    <w:rsid w:val="00536367"/>
    <w:rsid w:val="00536C19"/>
    <w:rsid w:val="00537604"/>
    <w:rsid w:val="00537CA6"/>
    <w:rsid w:val="00540711"/>
    <w:rsid w:val="00541235"/>
    <w:rsid w:val="00542284"/>
    <w:rsid w:val="00542286"/>
    <w:rsid w:val="005426FD"/>
    <w:rsid w:val="00542936"/>
    <w:rsid w:val="0054484D"/>
    <w:rsid w:val="00544E04"/>
    <w:rsid w:val="00545BCC"/>
    <w:rsid w:val="00546102"/>
    <w:rsid w:val="0054756E"/>
    <w:rsid w:val="00547C25"/>
    <w:rsid w:val="00547CF8"/>
    <w:rsid w:val="005508DC"/>
    <w:rsid w:val="0055117F"/>
    <w:rsid w:val="00552002"/>
    <w:rsid w:val="005524E7"/>
    <w:rsid w:val="005526BC"/>
    <w:rsid w:val="005530E9"/>
    <w:rsid w:val="0055328A"/>
    <w:rsid w:val="0055352D"/>
    <w:rsid w:val="0055372B"/>
    <w:rsid w:val="00554325"/>
    <w:rsid w:val="00554A39"/>
    <w:rsid w:val="005556F9"/>
    <w:rsid w:val="005560DA"/>
    <w:rsid w:val="00556760"/>
    <w:rsid w:val="00556784"/>
    <w:rsid w:val="0055701C"/>
    <w:rsid w:val="005574BC"/>
    <w:rsid w:val="0055783D"/>
    <w:rsid w:val="00557863"/>
    <w:rsid w:val="00560071"/>
    <w:rsid w:val="005638DD"/>
    <w:rsid w:val="005653D1"/>
    <w:rsid w:val="00565588"/>
    <w:rsid w:val="00567658"/>
    <w:rsid w:val="00572476"/>
    <w:rsid w:val="00572AFC"/>
    <w:rsid w:val="00573CE8"/>
    <w:rsid w:val="005741CD"/>
    <w:rsid w:val="00575546"/>
    <w:rsid w:val="00576DF7"/>
    <w:rsid w:val="005812EB"/>
    <w:rsid w:val="005814FF"/>
    <w:rsid w:val="0058204E"/>
    <w:rsid w:val="00582577"/>
    <w:rsid w:val="00582F85"/>
    <w:rsid w:val="00583B9A"/>
    <w:rsid w:val="00583BD2"/>
    <w:rsid w:val="00583CDE"/>
    <w:rsid w:val="00584FE0"/>
    <w:rsid w:val="00585289"/>
    <w:rsid w:val="005863BE"/>
    <w:rsid w:val="00586B68"/>
    <w:rsid w:val="00586DC8"/>
    <w:rsid w:val="00587807"/>
    <w:rsid w:val="00590655"/>
    <w:rsid w:val="00590F0D"/>
    <w:rsid w:val="00591A7F"/>
    <w:rsid w:val="00591B50"/>
    <w:rsid w:val="00592131"/>
    <w:rsid w:val="005937A2"/>
    <w:rsid w:val="0059396B"/>
    <w:rsid w:val="00593DA0"/>
    <w:rsid w:val="00594182"/>
    <w:rsid w:val="005955D4"/>
    <w:rsid w:val="005956A2"/>
    <w:rsid w:val="00595F7F"/>
    <w:rsid w:val="00596616"/>
    <w:rsid w:val="0059690C"/>
    <w:rsid w:val="005974A7"/>
    <w:rsid w:val="005A0A6D"/>
    <w:rsid w:val="005A162F"/>
    <w:rsid w:val="005A24B5"/>
    <w:rsid w:val="005A335D"/>
    <w:rsid w:val="005A3467"/>
    <w:rsid w:val="005A4635"/>
    <w:rsid w:val="005A5C42"/>
    <w:rsid w:val="005A5CC4"/>
    <w:rsid w:val="005A6740"/>
    <w:rsid w:val="005A74AD"/>
    <w:rsid w:val="005A7762"/>
    <w:rsid w:val="005B000B"/>
    <w:rsid w:val="005B21A1"/>
    <w:rsid w:val="005B2E95"/>
    <w:rsid w:val="005B35A7"/>
    <w:rsid w:val="005B3A25"/>
    <w:rsid w:val="005B3A62"/>
    <w:rsid w:val="005B4C9E"/>
    <w:rsid w:val="005B4DF2"/>
    <w:rsid w:val="005B59DC"/>
    <w:rsid w:val="005B6E1E"/>
    <w:rsid w:val="005B7326"/>
    <w:rsid w:val="005B73E3"/>
    <w:rsid w:val="005B76E5"/>
    <w:rsid w:val="005B77AD"/>
    <w:rsid w:val="005B7AD6"/>
    <w:rsid w:val="005C0420"/>
    <w:rsid w:val="005C04C9"/>
    <w:rsid w:val="005C0971"/>
    <w:rsid w:val="005C2212"/>
    <w:rsid w:val="005C3E5B"/>
    <w:rsid w:val="005C403C"/>
    <w:rsid w:val="005C51E4"/>
    <w:rsid w:val="005C551D"/>
    <w:rsid w:val="005C559F"/>
    <w:rsid w:val="005C6357"/>
    <w:rsid w:val="005C64AD"/>
    <w:rsid w:val="005C6C0B"/>
    <w:rsid w:val="005C771E"/>
    <w:rsid w:val="005C77F8"/>
    <w:rsid w:val="005C7865"/>
    <w:rsid w:val="005D075F"/>
    <w:rsid w:val="005D1AB4"/>
    <w:rsid w:val="005D2276"/>
    <w:rsid w:val="005D4477"/>
    <w:rsid w:val="005D4C8D"/>
    <w:rsid w:val="005D51BF"/>
    <w:rsid w:val="005D53C6"/>
    <w:rsid w:val="005D55DE"/>
    <w:rsid w:val="005D5B78"/>
    <w:rsid w:val="005D5B8E"/>
    <w:rsid w:val="005D6943"/>
    <w:rsid w:val="005D6DD2"/>
    <w:rsid w:val="005D6E3F"/>
    <w:rsid w:val="005E0D85"/>
    <w:rsid w:val="005E0FAD"/>
    <w:rsid w:val="005E2195"/>
    <w:rsid w:val="005E29CD"/>
    <w:rsid w:val="005E2D1B"/>
    <w:rsid w:val="005E304F"/>
    <w:rsid w:val="005E4276"/>
    <w:rsid w:val="005E4734"/>
    <w:rsid w:val="005E5367"/>
    <w:rsid w:val="005E609A"/>
    <w:rsid w:val="005E6597"/>
    <w:rsid w:val="005E66E4"/>
    <w:rsid w:val="005E688B"/>
    <w:rsid w:val="005E7DEB"/>
    <w:rsid w:val="005E7EF7"/>
    <w:rsid w:val="005F04E3"/>
    <w:rsid w:val="005F0C52"/>
    <w:rsid w:val="005F157C"/>
    <w:rsid w:val="005F22AC"/>
    <w:rsid w:val="005F3ED8"/>
    <w:rsid w:val="005F3FC5"/>
    <w:rsid w:val="005F46D9"/>
    <w:rsid w:val="005F4DE1"/>
    <w:rsid w:val="005F51EA"/>
    <w:rsid w:val="005F5547"/>
    <w:rsid w:val="005F6615"/>
    <w:rsid w:val="00601246"/>
    <w:rsid w:val="00602245"/>
    <w:rsid w:val="00602D24"/>
    <w:rsid w:val="00603460"/>
    <w:rsid w:val="00603468"/>
    <w:rsid w:val="00603499"/>
    <w:rsid w:val="00603679"/>
    <w:rsid w:val="00603FEE"/>
    <w:rsid w:val="006074D3"/>
    <w:rsid w:val="00607D8F"/>
    <w:rsid w:val="006100F7"/>
    <w:rsid w:val="00610406"/>
    <w:rsid w:val="00610A74"/>
    <w:rsid w:val="00610F4A"/>
    <w:rsid w:val="00611941"/>
    <w:rsid w:val="00611E25"/>
    <w:rsid w:val="006123AA"/>
    <w:rsid w:val="00612A6E"/>
    <w:rsid w:val="00612EDE"/>
    <w:rsid w:val="00613FD8"/>
    <w:rsid w:val="0061424D"/>
    <w:rsid w:val="006144D0"/>
    <w:rsid w:val="00614C7A"/>
    <w:rsid w:val="00615612"/>
    <w:rsid w:val="006165E3"/>
    <w:rsid w:val="006179C9"/>
    <w:rsid w:val="006209E6"/>
    <w:rsid w:val="006217A9"/>
    <w:rsid w:val="00621C20"/>
    <w:rsid w:val="00622702"/>
    <w:rsid w:val="00622A17"/>
    <w:rsid w:val="00622BEC"/>
    <w:rsid w:val="006244A8"/>
    <w:rsid w:val="00625336"/>
    <w:rsid w:val="006260F6"/>
    <w:rsid w:val="00627820"/>
    <w:rsid w:val="00627D01"/>
    <w:rsid w:val="006305D4"/>
    <w:rsid w:val="0063064E"/>
    <w:rsid w:val="006312D6"/>
    <w:rsid w:val="00632F5B"/>
    <w:rsid w:val="006333C4"/>
    <w:rsid w:val="00633887"/>
    <w:rsid w:val="00636B62"/>
    <w:rsid w:val="00636FCA"/>
    <w:rsid w:val="006378B1"/>
    <w:rsid w:val="00637E52"/>
    <w:rsid w:val="00640505"/>
    <w:rsid w:val="0064070F"/>
    <w:rsid w:val="00640ABC"/>
    <w:rsid w:val="00640CB2"/>
    <w:rsid w:val="006411E5"/>
    <w:rsid w:val="00641CC4"/>
    <w:rsid w:val="00641CE7"/>
    <w:rsid w:val="00641DDE"/>
    <w:rsid w:val="006422D4"/>
    <w:rsid w:val="006424FA"/>
    <w:rsid w:val="00642C6A"/>
    <w:rsid w:val="00642ED8"/>
    <w:rsid w:val="00645240"/>
    <w:rsid w:val="00645B64"/>
    <w:rsid w:val="006468C8"/>
    <w:rsid w:val="00646A3B"/>
    <w:rsid w:val="00647255"/>
    <w:rsid w:val="00647FCD"/>
    <w:rsid w:val="006510C2"/>
    <w:rsid w:val="00652ED8"/>
    <w:rsid w:val="0065410E"/>
    <w:rsid w:val="00655310"/>
    <w:rsid w:val="00655437"/>
    <w:rsid w:val="006557EE"/>
    <w:rsid w:val="00655F7E"/>
    <w:rsid w:val="00656D91"/>
    <w:rsid w:val="0066049D"/>
    <w:rsid w:val="006610DC"/>
    <w:rsid w:val="006629A6"/>
    <w:rsid w:val="0066386D"/>
    <w:rsid w:val="00664233"/>
    <w:rsid w:val="006650E6"/>
    <w:rsid w:val="0066535D"/>
    <w:rsid w:val="00665567"/>
    <w:rsid w:val="00667F96"/>
    <w:rsid w:val="00670851"/>
    <w:rsid w:val="00672704"/>
    <w:rsid w:val="00672753"/>
    <w:rsid w:val="0067280E"/>
    <w:rsid w:val="00672AB8"/>
    <w:rsid w:val="00672AD5"/>
    <w:rsid w:val="00672CFA"/>
    <w:rsid w:val="0067309A"/>
    <w:rsid w:val="006741F0"/>
    <w:rsid w:val="00675403"/>
    <w:rsid w:val="00675C87"/>
    <w:rsid w:val="006761B5"/>
    <w:rsid w:val="006768AF"/>
    <w:rsid w:val="00677E7D"/>
    <w:rsid w:val="006808CD"/>
    <w:rsid w:val="0068177D"/>
    <w:rsid w:val="006826AF"/>
    <w:rsid w:val="00683E5F"/>
    <w:rsid w:val="00683EE2"/>
    <w:rsid w:val="00684591"/>
    <w:rsid w:val="00684C6E"/>
    <w:rsid w:val="00684F1E"/>
    <w:rsid w:val="006851A0"/>
    <w:rsid w:val="00685523"/>
    <w:rsid w:val="00685533"/>
    <w:rsid w:val="006855B2"/>
    <w:rsid w:val="00686D93"/>
    <w:rsid w:val="006876CF"/>
    <w:rsid w:val="00687972"/>
    <w:rsid w:val="006915CA"/>
    <w:rsid w:val="0069165B"/>
    <w:rsid w:val="0069165E"/>
    <w:rsid w:val="00692151"/>
    <w:rsid w:val="006932F8"/>
    <w:rsid w:val="0069491D"/>
    <w:rsid w:val="00695468"/>
    <w:rsid w:val="006959AB"/>
    <w:rsid w:val="00695DC1"/>
    <w:rsid w:val="00696272"/>
    <w:rsid w:val="00696292"/>
    <w:rsid w:val="00696E85"/>
    <w:rsid w:val="006976BC"/>
    <w:rsid w:val="00697E1A"/>
    <w:rsid w:val="006A1764"/>
    <w:rsid w:val="006A414D"/>
    <w:rsid w:val="006A5ABE"/>
    <w:rsid w:val="006A5D54"/>
    <w:rsid w:val="006A6056"/>
    <w:rsid w:val="006A624D"/>
    <w:rsid w:val="006A64AA"/>
    <w:rsid w:val="006A6AFE"/>
    <w:rsid w:val="006B0BBB"/>
    <w:rsid w:val="006B2046"/>
    <w:rsid w:val="006B39C1"/>
    <w:rsid w:val="006B6958"/>
    <w:rsid w:val="006B6C54"/>
    <w:rsid w:val="006B7E88"/>
    <w:rsid w:val="006C1ED3"/>
    <w:rsid w:val="006C22B0"/>
    <w:rsid w:val="006C2395"/>
    <w:rsid w:val="006C274D"/>
    <w:rsid w:val="006C2F60"/>
    <w:rsid w:val="006C371B"/>
    <w:rsid w:val="006C4098"/>
    <w:rsid w:val="006C430C"/>
    <w:rsid w:val="006C4712"/>
    <w:rsid w:val="006C65F8"/>
    <w:rsid w:val="006C6C69"/>
    <w:rsid w:val="006D0D02"/>
    <w:rsid w:val="006D2045"/>
    <w:rsid w:val="006D3999"/>
    <w:rsid w:val="006D4AE1"/>
    <w:rsid w:val="006D5BC2"/>
    <w:rsid w:val="006D6025"/>
    <w:rsid w:val="006D7069"/>
    <w:rsid w:val="006D7BBB"/>
    <w:rsid w:val="006D7C10"/>
    <w:rsid w:val="006E13B4"/>
    <w:rsid w:val="006E14FB"/>
    <w:rsid w:val="006E2E79"/>
    <w:rsid w:val="006E3037"/>
    <w:rsid w:val="006E401C"/>
    <w:rsid w:val="006E435E"/>
    <w:rsid w:val="006E43D1"/>
    <w:rsid w:val="006E5365"/>
    <w:rsid w:val="006E5AA2"/>
    <w:rsid w:val="006E5C30"/>
    <w:rsid w:val="006E5D1A"/>
    <w:rsid w:val="006E6237"/>
    <w:rsid w:val="006E6267"/>
    <w:rsid w:val="006E7AAE"/>
    <w:rsid w:val="006E7E78"/>
    <w:rsid w:val="006F04FF"/>
    <w:rsid w:val="006F0998"/>
    <w:rsid w:val="006F0B44"/>
    <w:rsid w:val="006F20C2"/>
    <w:rsid w:val="006F35DF"/>
    <w:rsid w:val="006F41CB"/>
    <w:rsid w:val="006F4822"/>
    <w:rsid w:val="006F54D5"/>
    <w:rsid w:val="006F56C0"/>
    <w:rsid w:val="006F5FCD"/>
    <w:rsid w:val="006F719C"/>
    <w:rsid w:val="006F76A9"/>
    <w:rsid w:val="00700CA9"/>
    <w:rsid w:val="007018DC"/>
    <w:rsid w:val="0070477E"/>
    <w:rsid w:val="007047CD"/>
    <w:rsid w:val="00704CF1"/>
    <w:rsid w:val="00705559"/>
    <w:rsid w:val="00705C6A"/>
    <w:rsid w:val="007064A7"/>
    <w:rsid w:val="00706705"/>
    <w:rsid w:val="007073E1"/>
    <w:rsid w:val="00710012"/>
    <w:rsid w:val="0071102F"/>
    <w:rsid w:val="007111FB"/>
    <w:rsid w:val="00711B86"/>
    <w:rsid w:val="00711D64"/>
    <w:rsid w:val="00712328"/>
    <w:rsid w:val="007127FB"/>
    <w:rsid w:val="007159F7"/>
    <w:rsid w:val="007165CC"/>
    <w:rsid w:val="007168C6"/>
    <w:rsid w:val="0071692B"/>
    <w:rsid w:val="00720027"/>
    <w:rsid w:val="00720A02"/>
    <w:rsid w:val="00720CE7"/>
    <w:rsid w:val="00720DA6"/>
    <w:rsid w:val="00720EAA"/>
    <w:rsid w:val="0072144C"/>
    <w:rsid w:val="00721B04"/>
    <w:rsid w:val="0072263D"/>
    <w:rsid w:val="00723CEF"/>
    <w:rsid w:val="00725644"/>
    <w:rsid w:val="00726064"/>
    <w:rsid w:val="00726075"/>
    <w:rsid w:val="007261FC"/>
    <w:rsid w:val="00726EAF"/>
    <w:rsid w:val="00727F37"/>
    <w:rsid w:val="007301E3"/>
    <w:rsid w:val="00730935"/>
    <w:rsid w:val="00731FE5"/>
    <w:rsid w:val="00732233"/>
    <w:rsid w:val="007328A5"/>
    <w:rsid w:val="00732AA6"/>
    <w:rsid w:val="00734053"/>
    <w:rsid w:val="0073457D"/>
    <w:rsid w:val="00734711"/>
    <w:rsid w:val="007354DF"/>
    <w:rsid w:val="00735534"/>
    <w:rsid w:val="00735A7F"/>
    <w:rsid w:val="007361ED"/>
    <w:rsid w:val="0073685C"/>
    <w:rsid w:val="00740115"/>
    <w:rsid w:val="0074012A"/>
    <w:rsid w:val="00740337"/>
    <w:rsid w:val="007404B6"/>
    <w:rsid w:val="00741146"/>
    <w:rsid w:val="00741AB3"/>
    <w:rsid w:val="00741EAE"/>
    <w:rsid w:val="007420FB"/>
    <w:rsid w:val="007427B4"/>
    <w:rsid w:val="00742882"/>
    <w:rsid w:val="00743176"/>
    <w:rsid w:val="0074518D"/>
    <w:rsid w:val="00745264"/>
    <w:rsid w:val="00747B9A"/>
    <w:rsid w:val="00747BAB"/>
    <w:rsid w:val="00750976"/>
    <w:rsid w:val="0075197F"/>
    <w:rsid w:val="00752C78"/>
    <w:rsid w:val="007532CC"/>
    <w:rsid w:val="007541F8"/>
    <w:rsid w:val="00754B91"/>
    <w:rsid w:val="007576ED"/>
    <w:rsid w:val="00760882"/>
    <w:rsid w:val="00762690"/>
    <w:rsid w:val="0076342C"/>
    <w:rsid w:val="00763B55"/>
    <w:rsid w:val="00763E0F"/>
    <w:rsid w:val="00764165"/>
    <w:rsid w:val="0076417E"/>
    <w:rsid w:val="007642E2"/>
    <w:rsid w:val="00764B08"/>
    <w:rsid w:val="00764C98"/>
    <w:rsid w:val="0076556E"/>
    <w:rsid w:val="007657C8"/>
    <w:rsid w:val="007664C7"/>
    <w:rsid w:val="00766AB1"/>
    <w:rsid w:val="00766EC1"/>
    <w:rsid w:val="00767A08"/>
    <w:rsid w:val="007701E1"/>
    <w:rsid w:val="00770A05"/>
    <w:rsid w:val="00771114"/>
    <w:rsid w:val="00771241"/>
    <w:rsid w:val="007717F2"/>
    <w:rsid w:val="00771D41"/>
    <w:rsid w:val="00771E59"/>
    <w:rsid w:val="0077377C"/>
    <w:rsid w:val="00773B6B"/>
    <w:rsid w:val="00774037"/>
    <w:rsid w:val="00774091"/>
    <w:rsid w:val="0077441B"/>
    <w:rsid w:val="00775E14"/>
    <w:rsid w:val="00775E71"/>
    <w:rsid w:val="0077612F"/>
    <w:rsid w:val="00776CB4"/>
    <w:rsid w:val="00777512"/>
    <w:rsid w:val="00777B7D"/>
    <w:rsid w:val="00777CF5"/>
    <w:rsid w:val="0078050A"/>
    <w:rsid w:val="007812B9"/>
    <w:rsid w:val="00781851"/>
    <w:rsid w:val="00781B89"/>
    <w:rsid w:val="00781D95"/>
    <w:rsid w:val="00781EF3"/>
    <w:rsid w:val="007824FD"/>
    <w:rsid w:val="00782723"/>
    <w:rsid w:val="00782BEA"/>
    <w:rsid w:val="00782C54"/>
    <w:rsid w:val="007830ED"/>
    <w:rsid w:val="007833F7"/>
    <w:rsid w:val="0078397D"/>
    <w:rsid w:val="00783E17"/>
    <w:rsid w:val="00784138"/>
    <w:rsid w:val="00784765"/>
    <w:rsid w:val="00784B70"/>
    <w:rsid w:val="00785576"/>
    <w:rsid w:val="0079155C"/>
    <w:rsid w:val="00791E4D"/>
    <w:rsid w:val="00792347"/>
    <w:rsid w:val="00792396"/>
    <w:rsid w:val="00792424"/>
    <w:rsid w:val="00793019"/>
    <w:rsid w:val="0079341D"/>
    <w:rsid w:val="00793B1C"/>
    <w:rsid w:val="00795E4B"/>
    <w:rsid w:val="007964A4"/>
    <w:rsid w:val="007965B2"/>
    <w:rsid w:val="007A0926"/>
    <w:rsid w:val="007A12D5"/>
    <w:rsid w:val="007A19D5"/>
    <w:rsid w:val="007A2643"/>
    <w:rsid w:val="007A3FD7"/>
    <w:rsid w:val="007A462D"/>
    <w:rsid w:val="007A64C5"/>
    <w:rsid w:val="007A6C7E"/>
    <w:rsid w:val="007A7B82"/>
    <w:rsid w:val="007A7D53"/>
    <w:rsid w:val="007B00B1"/>
    <w:rsid w:val="007B0191"/>
    <w:rsid w:val="007B0B67"/>
    <w:rsid w:val="007B10E4"/>
    <w:rsid w:val="007B28FC"/>
    <w:rsid w:val="007B2B66"/>
    <w:rsid w:val="007B40FA"/>
    <w:rsid w:val="007B451D"/>
    <w:rsid w:val="007B4C4F"/>
    <w:rsid w:val="007B52EA"/>
    <w:rsid w:val="007B5E3C"/>
    <w:rsid w:val="007B60B5"/>
    <w:rsid w:val="007B7E26"/>
    <w:rsid w:val="007C047F"/>
    <w:rsid w:val="007C10CD"/>
    <w:rsid w:val="007C112B"/>
    <w:rsid w:val="007C204B"/>
    <w:rsid w:val="007C28A0"/>
    <w:rsid w:val="007C3A6F"/>
    <w:rsid w:val="007C3AF5"/>
    <w:rsid w:val="007C4FB8"/>
    <w:rsid w:val="007C5698"/>
    <w:rsid w:val="007C6DDA"/>
    <w:rsid w:val="007C7152"/>
    <w:rsid w:val="007D06B5"/>
    <w:rsid w:val="007D15A7"/>
    <w:rsid w:val="007D2642"/>
    <w:rsid w:val="007D365A"/>
    <w:rsid w:val="007D5901"/>
    <w:rsid w:val="007D62BC"/>
    <w:rsid w:val="007D68E2"/>
    <w:rsid w:val="007E0E04"/>
    <w:rsid w:val="007E15A0"/>
    <w:rsid w:val="007E26B6"/>
    <w:rsid w:val="007E3677"/>
    <w:rsid w:val="007E44C9"/>
    <w:rsid w:val="007E526F"/>
    <w:rsid w:val="007E6CA3"/>
    <w:rsid w:val="007E79F4"/>
    <w:rsid w:val="007E7DD8"/>
    <w:rsid w:val="007F0E0B"/>
    <w:rsid w:val="007F0FD6"/>
    <w:rsid w:val="007F15C8"/>
    <w:rsid w:val="007F232E"/>
    <w:rsid w:val="007F40D9"/>
    <w:rsid w:val="007F4327"/>
    <w:rsid w:val="007F5A05"/>
    <w:rsid w:val="007F6E55"/>
    <w:rsid w:val="007F7C05"/>
    <w:rsid w:val="00801A78"/>
    <w:rsid w:val="0080215F"/>
    <w:rsid w:val="008023D3"/>
    <w:rsid w:val="0080399E"/>
    <w:rsid w:val="00804161"/>
    <w:rsid w:val="008057B5"/>
    <w:rsid w:val="00807246"/>
    <w:rsid w:val="00807E7F"/>
    <w:rsid w:val="00810E10"/>
    <w:rsid w:val="00810FE2"/>
    <w:rsid w:val="0081135D"/>
    <w:rsid w:val="00811DAB"/>
    <w:rsid w:val="008122DB"/>
    <w:rsid w:val="008123F3"/>
    <w:rsid w:val="00814084"/>
    <w:rsid w:val="008145AC"/>
    <w:rsid w:val="00814D6C"/>
    <w:rsid w:val="00815D1F"/>
    <w:rsid w:val="00817AE6"/>
    <w:rsid w:val="00820648"/>
    <w:rsid w:val="00820C25"/>
    <w:rsid w:val="00822ED7"/>
    <w:rsid w:val="00824667"/>
    <w:rsid w:val="0082475F"/>
    <w:rsid w:val="00825A40"/>
    <w:rsid w:val="00825B1C"/>
    <w:rsid w:val="00825C84"/>
    <w:rsid w:val="008270C5"/>
    <w:rsid w:val="00830537"/>
    <w:rsid w:val="008309D8"/>
    <w:rsid w:val="00830F52"/>
    <w:rsid w:val="008314F7"/>
    <w:rsid w:val="0083172D"/>
    <w:rsid w:val="00831BCF"/>
    <w:rsid w:val="008320F6"/>
    <w:rsid w:val="00832E64"/>
    <w:rsid w:val="00833B3A"/>
    <w:rsid w:val="00833BCC"/>
    <w:rsid w:val="00833E95"/>
    <w:rsid w:val="0083471A"/>
    <w:rsid w:val="00834A96"/>
    <w:rsid w:val="0083605A"/>
    <w:rsid w:val="008364E4"/>
    <w:rsid w:val="00837ABA"/>
    <w:rsid w:val="008406B1"/>
    <w:rsid w:val="00840906"/>
    <w:rsid w:val="00840B58"/>
    <w:rsid w:val="00841599"/>
    <w:rsid w:val="008419DD"/>
    <w:rsid w:val="00844A0B"/>
    <w:rsid w:val="00845782"/>
    <w:rsid w:val="00846158"/>
    <w:rsid w:val="00846C32"/>
    <w:rsid w:val="00847346"/>
    <w:rsid w:val="008475E4"/>
    <w:rsid w:val="00850F8A"/>
    <w:rsid w:val="0085156A"/>
    <w:rsid w:val="008515FB"/>
    <w:rsid w:val="00851B52"/>
    <w:rsid w:val="00852146"/>
    <w:rsid w:val="0085350C"/>
    <w:rsid w:val="008538EE"/>
    <w:rsid w:val="00853DEB"/>
    <w:rsid w:val="00855394"/>
    <w:rsid w:val="008559E0"/>
    <w:rsid w:val="008561BE"/>
    <w:rsid w:val="00860646"/>
    <w:rsid w:val="00862D96"/>
    <w:rsid w:val="00862E1B"/>
    <w:rsid w:val="0086307C"/>
    <w:rsid w:val="00863739"/>
    <w:rsid w:val="008637A9"/>
    <w:rsid w:val="00863F2C"/>
    <w:rsid w:val="008646D8"/>
    <w:rsid w:val="0086474D"/>
    <w:rsid w:val="0086548B"/>
    <w:rsid w:val="00865AEF"/>
    <w:rsid w:val="00865F65"/>
    <w:rsid w:val="008661CB"/>
    <w:rsid w:val="00867034"/>
    <w:rsid w:val="00870531"/>
    <w:rsid w:val="00870F56"/>
    <w:rsid w:val="00871B39"/>
    <w:rsid w:val="0087217B"/>
    <w:rsid w:val="0087260D"/>
    <w:rsid w:val="008726A7"/>
    <w:rsid w:val="008730FD"/>
    <w:rsid w:val="008736A7"/>
    <w:rsid w:val="00873945"/>
    <w:rsid w:val="00875E6F"/>
    <w:rsid w:val="0087640D"/>
    <w:rsid w:val="008765C3"/>
    <w:rsid w:val="00881BFD"/>
    <w:rsid w:val="00882213"/>
    <w:rsid w:val="00882B54"/>
    <w:rsid w:val="008839AA"/>
    <w:rsid w:val="00883B37"/>
    <w:rsid w:val="008856FB"/>
    <w:rsid w:val="00886040"/>
    <w:rsid w:val="00887177"/>
    <w:rsid w:val="00891B1A"/>
    <w:rsid w:val="00891D28"/>
    <w:rsid w:val="0089315E"/>
    <w:rsid w:val="008933FD"/>
    <w:rsid w:val="00895576"/>
    <w:rsid w:val="00895C43"/>
    <w:rsid w:val="00896803"/>
    <w:rsid w:val="008979CB"/>
    <w:rsid w:val="00897AF9"/>
    <w:rsid w:val="008A0AFA"/>
    <w:rsid w:val="008A292E"/>
    <w:rsid w:val="008A3D75"/>
    <w:rsid w:val="008A46E5"/>
    <w:rsid w:val="008A6AE9"/>
    <w:rsid w:val="008A6ED8"/>
    <w:rsid w:val="008A798B"/>
    <w:rsid w:val="008B1752"/>
    <w:rsid w:val="008B28F8"/>
    <w:rsid w:val="008B3F99"/>
    <w:rsid w:val="008B4246"/>
    <w:rsid w:val="008B5AA1"/>
    <w:rsid w:val="008B60C2"/>
    <w:rsid w:val="008B64F7"/>
    <w:rsid w:val="008B6B9C"/>
    <w:rsid w:val="008B77CA"/>
    <w:rsid w:val="008B77E4"/>
    <w:rsid w:val="008B7D0D"/>
    <w:rsid w:val="008C1BF6"/>
    <w:rsid w:val="008C259D"/>
    <w:rsid w:val="008C50A4"/>
    <w:rsid w:val="008C5F97"/>
    <w:rsid w:val="008C73D1"/>
    <w:rsid w:val="008C7F6D"/>
    <w:rsid w:val="008D0708"/>
    <w:rsid w:val="008D081D"/>
    <w:rsid w:val="008D376F"/>
    <w:rsid w:val="008D3F33"/>
    <w:rsid w:val="008D4EA4"/>
    <w:rsid w:val="008D63B6"/>
    <w:rsid w:val="008D6FC0"/>
    <w:rsid w:val="008D6FFC"/>
    <w:rsid w:val="008D704B"/>
    <w:rsid w:val="008D70F5"/>
    <w:rsid w:val="008D718C"/>
    <w:rsid w:val="008E0173"/>
    <w:rsid w:val="008E0244"/>
    <w:rsid w:val="008E0C43"/>
    <w:rsid w:val="008E113B"/>
    <w:rsid w:val="008E135C"/>
    <w:rsid w:val="008E2003"/>
    <w:rsid w:val="008E221F"/>
    <w:rsid w:val="008E3685"/>
    <w:rsid w:val="008E4363"/>
    <w:rsid w:val="008E4A9D"/>
    <w:rsid w:val="008E52D7"/>
    <w:rsid w:val="008E5AD7"/>
    <w:rsid w:val="008E5BEB"/>
    <w:rsid w:val="008E5DB2"/>
    <w:rsid w:val="008E678F"/>
    <w:rsid w:val="008E76E6"/>
    <w:rsid w:val="008E7EC6"/>
    <w:rsid w:val="008F0F62"/>
    <w:rsid w:val="008F1F42"/>
    <w:rsid w:val="008F2901"/>
    <w:rsid w:val="008F2C7F"/>
    <w:rsid w:val="008F32DB"/>
    <w:rsid w:val="008F5655"/>
    <w:rsid w:val="008F685D"/>
    <w:rsid w:val="008F685E"/>
    <w:rsid w:val="008F6E51"/>
    <w:rsid w:val="008F74FD"/>
    <w:rsid w:val="008F7A94"/>
    <w:rsid w:val="009000D7"/>
    <w:rsid w:val="009001D1"/>
    <w:rsid w:val="00900F3C"/>
    <w:rsid w:val="00900FCC"/>
    <w:rsid w:val="00901462"/>
    <w:rsid w:val="009014AA"/>
    <w:rsid w:val="00902CCC"/>
    <w:rsid w:val="009040C7"/>
    <w:rsid w:val="00904F79"/>
    <w:rsid w:val="00905782"/>
    <w:rsid w:val="00906893"/>
    <w:rsid w:val="009076B7"/>
    <w:rsid w:val="009077AD"/>
    <w:rsid w:val="00907A48"/>
    <w:rsid w:val="00910E13"/>
    <w:rsid w:val="009110C6"/>
    <w:rsid w:val="00911516"/>
    <w:rsid w:val="00911526"/>
    <w:rsid w:val="00911BE0"/>
    <w:rsid w:val="00912DCB"/>
    <w:rsid w:val="00912EE3"/>
    <w:rsid w:val="0091320E"/>
    <w:rsid w:val="00913433"/>
    <w:rsid w:val="009137D0"/>
    <w:rsid w:val="00913A6E"/>
    <w:rsid w:val="00913B75"/>
    <w:rsid w:val="009141DC"/>
    <w:rsid w:val="00914436"/>
    <w:rsid w:val="009153CB"/>
    <w:rsid w:val="00916A3F"/>
    <w:rsid w:val="00916EE6"/>
    <w:rsid w:val="00917A70"/>
    <w:rsid w:val="00920D40"/>
    <w:rsid w:val="00920FE8"/>
    <w:rsid w:val="00921C8D"/>
    <w:rsid w:val="0092246B"/>
    <w:rsid w:val="00923C0C"/>
    <w:rsid w:val="00925221"/>
    <w:rsid w:val="009255AA"/>
    <w:rsid w:val="009301B8"/>
    <w:rsid w:val="00930245"/>
    <w:rsid w:val="009303AD"/>
    <w:rsid w:val="009305CD"/>
    <w:rsid w:val="009314EE"/>
    <w:rsid w:val="009318BE"/>
    <w:rsid w:val="00932622"/>
    <w:rsid w:val="00932A1E"/>
    <w:rsid w:val="00932BE1"/>
    <w:rsid w:val="00933528"/>
    <w:rsid w:val="00934434"/>
    <w:rsid w:val="009345A3"/>
    <w:rsid w:val="0093740F"/>
    <w:rsid w:val="00941064"/>
    <w:rsid w:val="0094123C"/>
    <w:rsid w:val="009413A7"/>
    <w:rsid w:val="00941783"/>
    <w:rsid w:val="009426CD"/>
    <w:rsid w:val="0094293F"/>
    <w:rsid w:val="00943064"/>
    <w:rsid w:val="0094316B"/>
    <w:rsid w:val="009434FB"/>
    <w:rsid w:val="00943710"/>
    <w:rsid w:val="00943F4D"/>
    <w:rsid w:val="00944614"/>
    <w:rsid w:val="00944DFD"/>
    <w:rsid w:val="0094528B"/>
    <w:rsid w:val="00945F5D"/>
    <w:rsid w:val="0094637E"/>
    <w:rsid w:val="00946CD8"/>
    <w:rsid w:val="0094756A"/>
    <w:rsid w:val="0094766B"/>
    <w:rsid w:val="0095273B"/>
    <w:rsid w:val="009527D2"/>
    <w:rsid w:val="00952D8C"/>
    <w:rsid w:val="009530DF"/>
    <w:rsid w:val="0095494D"/>
    <w:rsid w:val="00954E58"/>
    <w:rsid w:val="009558D4"/>
    <w:rsid w:val="00955E3B"/>
    <w:rsid w:val="00956668"/>
    <w:rsid w:val="00960A44"/>
    <w:rsid w:val="0096162C"/>
    <w:rsid w:val="009623DB"/>
    <w:rsid w:val="00963A07"/>
    <w:rsid w:val="00963F11"/>
    <w:rsid w:val="0096511A"/>
    <w:rsid w:val="00965688"/>
    <w:rsid w:val="009662A9"/>
    <w:rsid w:val="00967677"/>
    <w:rsid w:val="0096782B"/>
    <w:rsid w:val="00967A55"/>
    <w:rsid w:val="009703A8"/>
    <w:rsid w:val="00970AE5"/>
    <w:rsid w:val="00970D63"/>
    <w:rsid w:val="0097157F"/>
    <w:rsid w:val="00971899"/>
    <w:rsid w:val="009719E5"/>
    <w:rsid w:val="00971B78"/>
    <w:rsid w:val="00972A9C"/>
    <w:rsid w:val="009742CD"/>
    <w:rsid w:val="00974C9B"/>
    <w:rsid w:val="009758C7"/>
    <w:rsid w:val="009760B5"/>
    <w:rsid w:val="0097667B"/>
    <w:rsid w:val="00976C8F"/>
    <w:rsid w:val="009815DD"/>
    <w:rsid w:val="009817C5"/>
    <w:rsid w:val="009817FE"/>
    <w:rsid w:val="00981C9E"/>
    <w:rsid w:val="00983179"/>
    <w:rsid w:val="009837F8"/>
    <w:rsid w:val="00983A51"/>
    <w:rsid w:val="00983B69"/>
    <w:rsid w:val="009846F2"/>
    <w:rsid w:val="00984EF3"/>
    <w:rsid w:val="0098537C"/>
    <w:rsid w:val="009854AA"/>
    <w:rsid w:val="009854DF"/>
    <w:rsid w:val="0098599B"/>
    <w:rsid w:val="009859B7"/>
    <w:rsid w:val="00986F70"/>
    <w:rsid w:val="00987159"/>
    <w:rsid w:val="00987339"/>
    <w:rsid w:val="00990B79"/>
    <w:rsid w:val="00991742"/>
    <w:rsid w:val="00992054"/>
    <w:rsid w:val="009921CE"/>
    <w:rsid w:val="00993662"/>
    <w:rsid w:val="0099374A"/>
    <w:rsid w:val="00993BD6"/>
    <w:rsid w:val="0099417B"/>
    <w:rsid w:val="0099480A"/>
    <w:rsid w:val="0099567B"/>
    <w:rsid w:val="00997CB5"/>
    <w:rsid w:val="009A0058"/>
    <w:rsid w:val="009A0545"/>
    <w:rsid w:val="009A128F"/>
    <w:rsid w:val="009A3F8B"/>
    <w:rsid w:val="009A4D82"/>
    <w:rsid w:val="009A5AA1"/>
    <w:rsid w:val="009A7B30"/>
    <w:rsid w:val="009B0207"/>
    <w:rsid w:val="009B12E8"/>
    <w:rsid w:val="009B166E"/>
    <w:rsid w:val="009B2318"/>
    <w:rsid w:val="009B29D3"/>
    <w:rsid w:val="009B2F6B"/>
    <w:rsid w:val="009B4BB5"/>
    <w:rsid w:val="009B546B"/>
    <w:rsid w:val="009B5922"/>
    <w:rsid w:val="009B622F"/>
    <w:rsid w:val="009C0182"/>
    <w:rsid w:val="009C0466"/>
    <w:rsid w:val="009C059D"/>
    <w:rsid w:val="009C0678"/>
    <w:rsid w:val="009C06D8"/>
    <w:rsid w:val="009C0A65"/>
    <w:rsid w:val="009C0D67"/>
    <w:rsid w:val="009C0EB0"/>
    <w:rsid w:val="009C17B4"/>
    <w:rsid w:val="009C1E7C"/>
    <w:rsid w:val="009C2041"/>
    <w:rsid w:val="009C4819"/>
    <w:rsid w:val="009C4919"/>
    <w:rsid w:val="009C5024"/>
    <w:rsid w:val="009D12DF"/>
    <w:rsid w:val="009D212A"/>
    <w:rsid w:val="009D225C"/>
    <w:rsid w:val="009D2E1F"/>
    <w:rsid w:val="009D2F44"/>
    <w:rsid w:val="009D30C3"/>
    <w:rsid w:val="009D38C3"/>
    <w:rsid w:val="009D38F5"/>
    <w:rsid w:val="009D441D"/>
    <w:rsid w:val="009D4589"/>
    <w:rsid w:val="009D47CA"/>
    <w:rsid w:val="009D51ED"/>
    <w:rsid w:val="009D56BA"/>
    <w:rsid w:val="009D56E3"/>
    <w:rsid w:val="009D57E1"/>
    <w:rsid w:val="009D5A1D"/>
    <w:rsid w:val="009D5B40"/>
    <w:rsid w:val="009D6464"/>
    <w:rsid w:val="009D6FD2"/>
    <w:rsid w:val="009D763F"/>
    <w:rsid w:val="009D7702"/>
    <w:rsid w:val="009D7C2F"/>
    <w:rsid w:val="009D7FF0"/>
    <w:rsid w:val="009E02CA"/>
    <w:rsid w:val="009E041B"/>
    <w:rsid w:val="009E05F4"/>
    <w:rsid w:val="009E08A5"/>
    <w:rsid w:val="009E17F5"/>
    <w:rsid w:val="009E1B9A"/>
    <w:rsid w:val="009E1D34"/>
    <w:rsid w:val="009E1D4D"/>
    <w:rsid w:val="009E2245"/>
    <w:rsid w:val="009E45FC"/>
    <w:rsid w:val="009E5583"/>
    <w:rsid w:val="009E58A5"/>
    <w:rsid w:val="009E7452"/>
    <w:rsid w:val="009E7C36"/>
    <w:rsid w:val="009F053D"/>
    <w:rsid w:val="009F09A5"/>
    <w:rsid w:val="009F1A3B"/>
    <w:rsid w:val="009F21EA"/>
    <w:rsid w:val="009F2544"/>
    <w:rsid w:val="009F40BE"/>
    <w:rsid w:val="009F456D"/>
    <w:rsid w:val="009F5A72"/>
    <w:rsid w:val="009F6299"/>
    <w:rsid w:val="00A02989"/>
    <w:rsid w:val="00A02A85"/>
    <w:rsid w:val="00A02AA8"/>
    <w:rsid w:val="00A03D9E"/>
    <w:rsid w:val="00A043F9"/>
    <w:rsid w:val="00A0473D"/>
    <w:rsid w:val="00A04FC3"/>
    <w:rsid w:val="00A05CBB"/>
    <w:rsid w:val="00A067EB"/>
    <w:rsid w:val="00A112E4"/>
    <w:rsid w:val="00A11728"/>
    <w:rsid w:val="00A11DB1"/>
    <w:rsid w:val="00A1273A"/>
    <w:rsid w:val="00A12AEC"/>
    <w:rsid w:val="00A130AB"/>
    <w:rsid w:val="00A162F7"/>
    <w:rsid w:val="00A16588"/>
    <w:rsid w:val="00A16895"/>
    <w:rsid w:val="00A16EE7"/>
    <w:rsid w:val="00A174CE"/>
    <w:rsid w:val="00A20EA1"/>
    <w:rsid w:val="00A20F99"/>
    <w:rsid w:val="00A22685"/>
    <w:rsid w:val="00A24143"/>
    <w:rsid w:val="00A242E4"/>
    <w:rsid w:val="00A2456D"/>
    <w:rsid w:val="00A24CE3"/>
    <w:rsid w:val="00A256DF"/>
    <w:rsid w:val="00A25EE4"/>
    <w:rsid w:val="00A260B3"/>
    <w:rsid w:val="00A30D67"/>
    <w:rsid w:val="00A3142A"/>
    <w:rsid w:val="00A31777"/>
    <w:rsid w:val="00A31C67"/>
    <w:rsid w:val="00A31CD9"/>
    <w:rsid w:val="00A341F5"/>
    <w:rsid w:val="00A342CF"/>
    <w:rsid w:val="00A35D9C"/>
    <w:rsid w:val="00A35EDF"/>
    <w:rsid w:val="00A36C43"/>
    <w:rsid w:val="00A37688"/>
    <w:rsid w:val="00A404B0"/>
    <w:rsid w:val="00A414D8"/>
    <w:rsid w:val="00A41C89"/>
    <w:rsid w:val="00A42292"/>
    <w:rsid w:val="00A4274C"/>
    <w:rsid w:val="00A428DB"/>
    <w:rsid w:val="00A43280"/>
    <w:rsid w:val="00A4367E"/>
    <w:rsid w:val="00A44245"/>
    <w:rsid w:val="00A45DBF"/>
    <w:rsid w:val="00A462AC"/>
    <w:rsid w:val="00A46709"/>
    <w:rsid w:val="00A4788F"/>
    <w:rsid w:val="00A47B59"/>
    <w:rsid w:val="00A47BD7"/>
    <w:rsid w:val="00A47E9E"/>
    <w:rsid w:val="00A5079B"/>
    <w:rsid w:val="00A51088"/>
    <w:rsid w:val="00A52864"/>
    <w:rsid w:val="00A544BD"/>
    <w:rsid w:val="00A54664"/>
    <w:rsid w:val="00A548FF"/>
    <w:rsid w:val="00A54948"/>
    <w:rsid w:val="00A564DE"/>
    <w:rsid w:val="00A57566"/>
    <w:rsid w:val="00A60626"/>
    <w:rsid w:val="00A6077D"/>
    <w:rsid w:val="00A61BD0"/>
    <w:rsid w:val="00A62A00"/>
    <w:rsid w:val="00A6393C"/>
    <w:rsid w:val="00A669CD"/>
    <w:rsid w:val="00A66C24"/>
    <w:rsid w:val="00A7035E"/>
    <w:rsid w:val="00A70475"/>
    <w:rsid w:val="00A7142E"/>
    <w:rsid w:val="00A71C05"/>
    <w:rsid w:val="00A72442"/>
    <w:rsid w:val="00A726C7"/>
    <w:rsid w:val="00A7287D"/>
    <w:rsid w:val="00A740F6"/>
    <w:rsid w:val="00A7565D"/>
    <w:rsid w:val="00A75DF3"/>
    <w:rsid w:val="00A77ADE"/>
    <w:rsid w:val="00A77DE1"/>
    <w:rsid w:val="00A80261"/>
    <w:rsid w:val="00A80C78"/>
    <w:rsid w:val="00A80F18"/>
    <w:rsid w:val="00A828F1"/>
    <w:rsid w:val="00A82E35"/>
    <w:rsid w:val="00A82F16"/>
    <w:rsid w:val="00A845B8"/>
    <w:rsid w:val="00A8467A"/>
    <w:rsid w:val="00A84D72"/>
    <w:rsid w:val="00A85781"/>
    <w:rsid w:val="00A85894"/>
    <w:rsid w:val="00A858A2"/>
    <w:rsid w:val="00A90515"/>
    <w:rsid w:val="00A90B61"/>
    <w:rsid w:val="00A90FDA"/>
    <w:rsid w:val="00A9241F"/>
    <w:rsid w:val="00A92506"/>
    <w:rsid w:val="00A92F5D"/>
    <w:rsid w:val="00A92FEB"/>
    <w:rsid w:val="00A94F8B"/>
    <w:rsid w:val="00A95B35"/>
    <w:rsid w:val="00A95C27"/>
    <w:rsid w:val="00AA03B6"/>
    <w:rsid w:val="00AA0961"/>
    <w:rsid w:val="00AA11FC"/>
    <w:rsid w:val="00AA1806"/>
    <w:rsid w:val="00AA37AB"/>
    <w:rsid w:val="00AA390C"/>
    <w:rsid w:val="00AA40AA"/>
    <w:rsid w:val="00AA4104"/>
    <w:rsid w:val="00AA5BC3"/>
    <w:rsid w:val="00AA6BF1"/>
    <w:rsid w:val="00AA78DC"/>
    <w:rsid w:val="00AB0A90"/>
    <w:rsid w:val="00AB159F"/>
    <w:rsid w:val="00AB162B"/>
    <w:rsid w:val="00AB221F"/>
    <w:rsid w:val="00AB2772"/>
    <w:rsid w:val="00AB33A8"/>
    <w:rsid w:val="00AB3A2A"/>
    <w:rsid w:val="00AB3F85"/>
    <w:rsid w:val="00AB403B"/>
    <w:rsid w:val="00AB47E7"/>
    <w:rsid w:val="00AB55DB"/>
    <w:rsid w:val="00AB57D0"/>
    <w:rsid w:val="00AB5B89"/>
    <w:rsid w:val="00AB69B9"/>
    <w:rsid w:val="00AB7BBF"/>
    <w:rsid w:val="00AC129B"/>
    <w:rsid w:val="00AC1EA0"/>
    <w:rsid w:val="00AC1F5D"/>
    <w:rsid w:val="00AC23FC"/>
    <w:rsid w:val="00AC2549"/>
    <w:rsid w:val="00AC25B7"/>
    <w:rsid w:val="00AC28F8"/>
    <w:rsid w:val="00AC2B04"/>
    <w:rsid w:val="00AC3184"/>
    <w:rsid w:val="00AC38D9"/>
    <w:rsid w:val="00AC49C3"/>
    <w:rsid w:val="00AC50EC"/>
    <w:rsid w:val="00AC613F"/>
    <w:rsid w:val="00AC70D4"/>
    <w:rsid w:val="00AC71C0"/>
    <w:rsid w:val="00AC7355"/>
    <w:rsid w:val="00AC7367"/>
    <w:rsid w:val="00AD08BB"/>
    <w:rsid w:val="00AD19C2"/>
    <w:rsid w:val="00AD31AE"/>
    <w:rsid w:val="00AD32CB"/>
    <w:rsid w:val="00AD370A"/>
    <w:rsid w:val="00AD3FB6"/>
    <w:rsid w:val="00AD412F"/>
    <w:rsid w:val="00AD454C"/>
    <w:rsid w:val="00AD479F"/>
    <w:rsid w:val="00AD6116"/>
    <w:rsid w:val="00AD656A"/>
    <w:rsid w:val="00AD6CAC"/>
    <w:rsid w:val="00AD72D7"/>
    <w:rsid w:val="00AD73D4"/>
    <w:rsid w:val="00AE0596"/>
    <w:rsid w:val="00AE2EEE"/>
    <w:rsid w:val="00AE4A0E"/>
    <w:rsid w:val="00AE5046"/>
    <w:rsid w:val="00AE65F5"/>
    <w:rsid w:val="00AE72B5"/>
    <w:rsid w:val="00AE7935"/>
    <w:rsid w:val="00AF04AC"/>
    <w:rsid w:val="00AF0BA8"/>
    <w:rsid w:val="00AF29B8"/>
    <w:rsid w:val="00AF2EF2"/>
    <w:rsid w:val="00AF3212"/>
    <w:rsid w:val="00AF324D"/>
    <w:rsid w:val="00AF35D7"/>
    <w:rsid w:val="00AF3A47"/>
    <w:rsid w:val="00AF4120"/>
    <w:rsid w:val="00AF4187"/>
    <w:rsid w:val="00AF4E4F"/>
    <w:rsid w:val="00AF532D"/>
    <w:rsid w:val="00AF5829"/>
    <w:rsid w:val="00AF5890"/>
    <w:rsid w:val="00AF5DB5"/>
    <w:rsid w:val="00AF60A2"/>
    <w:rsid w:val="00B0166B"/>
    <w:rsid w:val="00B01B5B"/>
    <w:rsid w:val="00B01E35"/>
    <w:rsid w:val="00B03303"/>
    <w:rsid w:val="00B03747"/>
    <w:rsid w:val="00B03EFE"/>
    <w:rsid w:val="00B04706"/>
    <w:rsid w:val="00B0498A"/>
    <w:rsid w:val="00B049F8"/>
    <w:rsid w:val="00B0607A"/>
    <w:rsid w:val="00B0637F"/>
    <w:rsid w:val="00B06926"/>
    <w:rsid w:val="00B07167"/>
    <w:rsid w:val="00B077C5"/>
    <w:rsid w:val="00B07E9B"/>
    <w:rsid w:val="00B07F77"/>
    <w:rsid w:val="00B10A7D"/>
    <w:rsid w:val="00B10D10"/>
    <w:rsid w:val="00B12057"/>
    <w:rsid w:val="00B1274F"/>
    <w:rsid w:val="00B131C9"/>
    <w:rsid w:val="00B1363D"/>
    <w:rsid w:val="00B13DDF"/>
    <w:rsid w:val="00B14165"/>
    <w:rsid w:val="00B145D3"/>
    <w:rsid w:val="00B14823"/>
    <w:rsid w:val="00B14C64"/>
    <w:rsid w:val="00B152F6"/>
    <w:rsid w:val="00B15FC8"/>
    <w:rsid w:val="00B16268"/>
    <w:rsid w:val="00B16B31"/>
    <w:rsid w:val="00B16C34"/>
    <w:rsid w:val="00B16DF7"/>
    <w:rsid w:val="00B20580"/>
    <w:rsid w:val="00B215D3"/>
    <w:rsid w:val="00B217D2"/>
    <w:rsid w:val="00B21FF5"/>
    <w:rsid w:val="00B22978"/>
    <w:rsid w:val="00B22E17"/>
    <w:rsid w:val="00B22F13"/>
    <w:rsid w:val="00B249A5"/>
    <w:rsid w:val="00B26F5C"/>
    <w:rsid w:val="00B30097"/>
    <w:rsid w:val="00B30348"/>
    <w:rsid w:val="00B31F27"/>
    <w:rsid w:val="00B31F68"/>
    <w:rsid w:val="00B36E47"/>
    <w:rsid w:val="00B36EF1"/>
    <w:rsid w:val="00B37084"/>
    <w:rsid w:val="00B375C9"/>
    <w:rsid w:val="00B37646"/>
    <w:rsid w:val="00B37FE4"/>
    <w:rsid w:val="00B4109E"/>
    <w:rsid w:val="00B41481"/>
    <w:rsid w:val="00B417A4"/>
    <w:rsid w:val="00B41C6A"/>
    <w:rsid w:val="00B42D30"/>
    <w:rsid w:val="00B43265"/>
    <w:rsid w:val="00B43F09"/>
    <w:rsid w:val="00B44D6D"/>
    <w:rsid w:val="00B477A5"/>
    <w:rsid w:val="00B50049"/>
    <w:rsid w:val="00B5114A"/>
    <w:rsid w:val="00B518AC"/>
    <w:rsid w:val="00B5309B"/>
    <w:rsid w:val="00B53C80"/>
    <w:rsid w:val="00B53E47"/>
    <w:rsid w:val="00B54C8A"/>
    <w:rsid w:val="00B5563C"/>
    <w:rsid w:val="00B5609B"/>
    <w:rsid w:val="00B56965"/>
    <w:rsid w:val="00B576F0"/>
    <w:rsid w:val="00B57F8A"/>
    <w:rsid w:val="00B60E5A"/>
    <w:rsid w:val="00B627FA"/>
    <w:rsid w:val="00B63B0C"/>
    <w:rsid w:val="00B64A15"/>
    <w:rsid w:val="00B64B27"/>
    <w:rsid w:val="00B65F21"/>
    <w:rsid w:val="00B66373"/>
    <w:rsid w:val="00B667C8"/>
    <w:rsid w:val="00B67052"/>
    <w:rsid w:val="00B677EF"/>
    <w:rsid w:val="00B70183"/>
    <w:rsid w:val="00B70C95"/>
    <w:rsid w:val="00B70EDD"/>
    <w:rsid w:val="00B715CF"/>
    <w:rsid w:val="00B72591"/>
    <w:rsid w:val="00B733DE"/>
    <w:rsid w:val="00B7412F"/>
    <w:rsid w:val="00B74C87"/>
    <w:rsid w:val="00B7515A"/>
    <w:rsid w:val="00B7515B"/>
    <w:rsid w:val="00B75C10"/>
    <w:rsid w:val="00B75D7D"/>
    <w:rsid w:val="00B75EBC"/>
    <w:rsid w:val="00B77658"/>
    <w:rsid w:val="00B81235"/>
    <w:rsid w:val="00B81C2C"/>
    <w:rsid w:val="00B82268"/>
    <w:rsid w:val="00B82F40"/>
    <w:rsid w:val="00B837E3"/>
    <w:rsid w:val="00B8417E"/>
    <w:rsid w:val="00B84C47"/>
    <w:rsid w:val="00B857A6"/>
    <w:rsid w:val="00B8606B"/>
    <w:rsid w:val="00B862AA"/>
    <w:rsid w:val="00B86727"/>
    <w:rsid w:val="00B8697C"/>
    <w:rsid w:val="00B869FB"/>
    <w:rsid w:val="00B872AE"/>
    <w:rsid w:val="00B90071"/>
    <w:rsid w:val="00B906AD"/>
    <w:rsid w:val="00B90DE2"/>
    <w:rsid w:val="00B91142"/>
    <w:rsid w:val="00B91592"/>
    <w:rsid w:val="00B9309A"/>
    <w:rsid w:val="00B9353E"/>
    <w:rsid w:val="00B93B72"/>
    <w:rsid w:val="00B93EE9"/>
    <w:rsid w:val="00B93FE4"/>
    <w:rsid w:val="00B943B0"/>
    <w:rsid w:val="00B9494F"/>
    <w:rsid w:val="00B94C94"/>
    <w:rsid w:val="00B95099"/>
    <w:rsid w:val="00B953CB"/>
    <w:rsid w:val="00BA0BB9"/>
    <w:rsid w:val="00BA16BD"/>
    <w:rsid w:val="00BA2347"/>
    <w:rsid w:val="00BA2E5C"/>
    <w:rsid w:val="00BA38DF"/>
    <w:rsid w:val="00BA395F"/>
    <w:rsid w:val="00BA4500"/>
    <w:rsid w:val="00BA46CA"/>
    <w:rsid w:val="00BA5669"/>
    <w:rsid w:val="00BA5D35"/>
    <w:rsid w:val="00BA61DD"/>
    <w:rsid w:val="00BA6786"/>
    <w:rsid w:val="00BA69B9"/>
    <w:rsid w:val="00BA7162"/>
    <w:rsid w:val="00BA752D"/>
    <w:rsid w:val="00BB0808"/>
    <w:rsid w:val="00BB0D50"/>
    <w:rsid w:val="00BB2183"/>
    <w:rsid w:val="00BB232A"/>
    <w:rsid w:val="00BB3D47"/>
    <w:rsid w:val="00BB4124"/>
    <w:rsid w:val="00BB44D8"/>
    <w:rsid w:val="00BB487C"/>
    <w:rsid w:val="00BB4F58"/>
    <w:rsid w:val="00BB77E8"/>
    <w:rsid w:val="00BC04C2"/>
    <w:rsid w:val="00BC175E"/>
    <w:rsid w:val="00BC17DF"/>
    <w:rsid w:val="00BC398E"/>
    <w:rsid w:val="00BC3D48"/>
    <w:rsid w:val="00BC3F1A"/>
    <w:rsid w:val="00BC416E"/>
    <w:rsid w:val="00BC5279"/>
    <w:rsid w:val="00BC5364"/>
    <w:rsid w:val="00BC53F9"/>
    <w:rsid w:val="00BC6131"/>
    <w:rsid w:val="00BC7A0B"/>
    <w:rsid w:val="00BD0494"/>
    <w:rsid w:val="00BD04CE"/>
    <w:rsid w:val="00BD12ED"/>
    <w:rsid w:val="00BD135C"/>
    <w:rsid w:val="00BD1A19"/>
    <w:rsid w:val="00BD23C8"/>
    <w:rsid w:val="00BD319C"/>
    <w:rsid w:val="00BD37C4"/>
    <w:rsid w:val="00BD4710"/>
    <w:rsid w:val="00BD63D8"/>
    <w:rsid w:val="00BD6F02"/>
    <w:rsid w:val="00BE0175"/>
    <w:rsid w:val="00BE152C"/>
    <w:rsid w:val="00BE2C0F"/>
    <w:rsid w:val="00BE2C4F"/>
    <w:rsid w:val="00BE3CED"/>
    <w:rsid w:val="00BE563E"/>
    <w:rsid w:val="00BE6409"/>
    <w:rsid w:val="00BE6FD5"/>
    <w:rsid w:val="00BE785B"/>
    <w:rsid w:val="00BF017B"/>
    <w:rsid w:val="00BF01A9"/>
    <w:rsid w:val="00BF146C"/>
    <w:rsid w:val="00BF265A"/>
    <w:rsid w:val="00BF3A5D"/>
    <w:rsid w:val="00BF3FDD"/>
    <w:rsid w:val="00BF4336"/>
    <w:rsid w:val="00BF4ED1"/>
    <w:rsid w:val="00BF4F5F"/>
    <w:rsid w:val="00BF505C"/>
    <w:rsid w:val="00BF5309"/>
    <w:rsid w:val="00BF5338"/>
    <w:rsid w:val="00BF5BD8"/>
    <w:rsid w:val="00BF6790"/>
    <w:rsid w:val="00BF67B6"/>
    <w:rsid w:val="00BF6876"/>
    <w:rsid w:val="00BF6F2D"/>
    <w:rsid w:val="00BF715E"/>
    <w:rsid w:val="00C009DE"/>
    <w:rsid w:val="00C011C5"/>
    <w:rsid w:val="00C014E9"/>
    <w:rsid w:val="00C01A8E"/>
    <w:rsid w:val="00C02555"/>
    <w:rsid w:val="00C025AF"/>
    <w:rsid w:val="00C02949"/>
    <w:rsid w:val="00C02B74"/>
    <w:rsid w:val="00C04006"/>
    <w:rsid w:val="00C04349"/>
    <w:rsid w:val="00C04461"/>
    <w:rsid w:val="00C04559"/>
    <w:rsid w:val="00C04A60"/>
    <w:rsid w:val="00C05411"/>
    <w:rsid w:val="00C063B0"/>
    <w:rsid w:val="00C064F9"/>
    <w:rsid w:val="00C10711"/>
    <w:rsid w:val="00C10C8F"/>
    <w:rsid w:val="00C11BB1"/>
    <w:rsid w:val="00C12E12"/>
    <w:rsid w:val="00C142F5"/>
    <w:rsid w:val="00C148AE"/>
    <w:rsid w:val="00C1665E"/>
    <w:rsid w:val="00C17490"/>
    <w:rsid w:val="00C175C4"/>
    <w:rsid w:val="00C17E14"/>
    <w:rsid w:val="00C20295"/>
    <w:rsid w:val="00C206DC"/>
    <w:rsid w:val="00C2242B"/>
    <w:rsid w:val="00C231CD"/>
    <w:rsid w:val="00C232B9"/>
    <w:rsid w:val="00C23B35"/>
    <w:rsid w:val="00C24628"/>
    <w:rsid w:val="00C24BF6"/>
    <w:rsid w:val="00C2563C"/>
    <w:rsid w:val="00C2651B"/>
    <w:rsid w:val="00C275F3"/>
    <w:rsid w:val="00C313A2"/>
    <w:rsid w:val="00C31C7F"/>
    <w:rsid w:val="00C323A6"/>
    <w:rsid w:val="00C332DB"/>
    <w:rsid w:val="00C347C8"/>
    <w:rsid w:val="00C34E22"/>
    <w:rsid w:val="00C3616F"/>
    <w:rsid w:val="00C36339"/>
    <w:rsid w:val="00C3638E"/>
    <w:rsid w:val="00C36CD3"/>
    <w:rsid w:val="00C36CE9"/>
    <w:rsid w:val="00C37681"/>
    <w:rsid w:val="00C401BA"/>
    <w:rsid w:val="00C4070F"/>
    <w:rsid w:val="00C4072A"/>
    <w:rsid w:val="00C412E0"/>
    <w:rsid w:val="00C44117"/>
    <w:rsid w:val="00C451C0"/>
    <w:rsid w:val="00C4568A"/>
    <w:rsid w:val="00C50DB6"/>
    <w:rsid w:val="00C51B35"/>
    <w:rsid w:val="00C52091"/>
    <w:rsid w:val="00C52C48"/>
    <w:rsid w:val="00C52D4B"/>
    <w:rsid w:val="00C52E1A"/>
    <w:rsid w:val="00C52E8A"/>
    <w:rsid w:val="00C548BF"/>
    <w:rsid w:val="00C552B4"/>
    <w:rsid w:val="00C55B45"/>
    <w:rsid w:val="00C56FF7"/>
    <w:rsid w:val="00C57251"/>
    <w:rsid w:val="00C57425"/>
    <w:rsid w:val="00C60884"/>
    <w:rsid w:val="00C617E3"/>
    <w:rsid w:val="00C61F5E"/>
    <w:rsid w:val="00C631A5"/>
    <w:rsid w:val="00C635D1"/>
    <w:rsid w:val="00C64EC6"/>
    <w:rsid w:val="00C655F8"/>
    <w:rsid w:val="00C659D0"/>
    <w:rsid w:val="00C66180"/>
    <w:rsid w:val="00C66502"/>
    <w:rsid w:val="00C67F9E"/>
    <w:rsid w:val="00C71E1F"/>
    <w:rsid w:val="00C739A6"/>
    <w:rsid w:val="00C73FBC"/>
    <w:rsid w:val="00C73FE0"/>
    <w:rsid w:val="00C74539"/>
    <w:rsid w:val="00C75314"/>
    <w:rsid w:val="00C7557A"/>
    <w:rsid w:val="00C75B9C"/>
    <w:rsid w:val="00C76F31"/>
    <w:rsid w:val="00C77013"/>
    <w:rsid w:val="00C8110C"/>
    <w:rsid w:val="00C8130D"/>
    <w:rsid w:val="00C815EC"/>
    <w:rsid w:val="00C81A45"/>
    <w:rsid w:val="00C81AC6"/>
    <w:rsid w:val="00C81FA2"/>
    <w:rsid w:val="00C82FAC"/>
    <w:rsid w:val="00C83213"/>
    <w:rsid w:val="00C835F9"/>
    <w:rsid w:val="00C83C3B"/>
    <w:rsid w:val="00C8459A"/>
    <w:rsid w:val="00C84DB9"/>
    <w:rsid w:val="00C86636"/>
    <w:rsid w:val="00C86BB7"/>
    <w:rsid w:val="00C87F4C"/>
    <w:rsid w:val="00C900AF"/>
    <w:rsid w:val="00C902C8"/>
    <w:rsid w:val="00C934E3"/>
    <w:rsid w:val="00C95205"/>
    <w:rsid w:val="00C957FD"/>
    <w:rsid w:val="00C95915"/>
    <w:rsid w:val="00C96257"/>
    <w:rsid w:val="00CA0264"/>
    <w:rsid w:val="00CA0442"/>
    <w:rsid w:val="00CA0AA2"/>
    <w:rsid w:val="00CA1986"/>
    <w:rsid w:val="00CA1F34"/>
    <w:rsid w:val="00CA25D8"/>
    <w:rsid w:val="00CA299C"/>
    <w:rsid w:val="00CA4624"/>
    <w:rsid w:val="00CA548A"/>
    <w:rsid w:val="00CA6CF9"/>
    <w:rsid w:val="00CA728D"/>
    <w:rsid w:val="00CA7A2F"/>
    <w:rsid w:val="00CB03DC"/>
    <w:rsid w:val="00CB076C"/>
    <w:rsid w:val="00CB15BE"/>
    <w:rsid w:val="00CB23DA"/>
    <w:rsid w:val="00CB2AA9"/>
    <w:rsid w:val="00CB30A0"/>
    <w:rsid w:val="00CB481B"/>
    <w:rsid w:val="00CB4D07"/>
    <w:rsid w:val="00CB6428"/>
    <w:rsid w:val="00CB6CAC"/>
    <w:rsid w:val="00CB6EE9"/>
    <w:rsid w:val="00CB7DE8"/>
    <w:rsid w:val="00CB7F01"/>
    <w:rsid w:val="00CC2507"/>
    <w:rsid w:val="00CC3939"/>
    <w:rsid w:val="00CC487F"/>
    <w:rsid w:val="00CC48EF"/>
    <w:rsid w:val="00CC5ADE"/>
    <w:rsid w:val="00CC6034"/>
    <w:rsid w:val="00CC634E"/>
    <w:rsid w:val="00CC6360"/>
    <w:rsid w:val="00CC6CEB"/>
    <w:rsid w:val="00CC6F8B"/>
    <w:rsid w:val="00CC7F9E"/>
    <w:rsid w:val="00CD0D93"/>
    <w:rsid w:val="00CD0E1E"/>
    <w:rsid w:val="00CD26C9"/>
    <w:rsid w:val="00CD2921"/>
    <w:rsid w:val="00CD2C6E"/>
    <w:rsid w:val="00CD3D2F"/>
    <w:rsid w:val="00CD546B"/>
    <w:rsid w:val="00CD5DB0"/>
    <w:rsid w:val="00CD6979"/>
    <w:rsid w:val="00CD6ACE"/>
    <w:rsid w:val="00CD7379"/>
    <w:rsid w:val="00CE14C1"/>
    <w:rsid w:val="00CE15AB"/>
    <w:rsid w:val="00CE5488"/>
    <w:rsid w:val="00CE5EDC"/>
    <w:rsid w:val="00CE728E"/>
    <w:rsid w:val="00CE73EC"/>
    <w:rsid w:val="00CE7ADB"/>
    <w:rsid w:val="00CF00D0"/>
    <w:rsid w:val="00CF02C8"/>
    <w:rsid w:val="00CF084C"/>
    <w:rsid w:val="00CF0A80"/>
    <w:rsid w:val="00CF0F1C"/>
    <w:rsid w:val="00CF255B"/>
    <w:rsid w:val="00CF3D54"/>
    <w:rsid w:val="00CF420D"/>
    <w:rsid w:val="00CF575D"/>
    <w:rsid w:val="00CF67A9"/>
    <w:rsid w:val="00CF7017"/>
    <w:rsid w:val="00CF7284"/>
    <w:rsid w:val="00CF78E6"/>
    <w:rsid w:val="00D021D2"/>
    <w:rsid w:val="00D021E5"/>
    <w:rsid w:val="00D03873"/>
    <w:rsid w:val="00D0393C"/>
    <w:rsid w:val="00D03A47"/>
    <w:rsid w:val="00D04A30"/>
    <w:rsid w:val="00D05164"/>
    <w:rsid w:val="00D05EAC"/>
    <w:rsid w:val="00D0670D"/>
    <w:rsid w:val="00D06BD4"/>
    <w:rsid w:val="00D0722F"/>
    <w:rsid w:val="00D077D3"/>
    <w:rsid w:val="00D07B8B"/>
    <w:rsid w:val="00D10012"/>
    <w:rsid w:val="00D10671"/>
    <w:rsid w:val="00D12D0B"/>
    <w:rsid w:val="00D14E3C"/>
    <w:rsid w:val="00D15735"/>
    <w:rsid w:val="00D15B07"/>
    <w:rsid w:val="00D1785F"/>
    <w:rsid w:val="00D17B6B"/>
    <w:rsid w:val="00D218D9"/>
    <w:rsid w:val="00D2315B"/>
    <w:rsid w:val="00D23412"/>
    <w:rsid w:val="00D239C9"/>
    <w:rsid w:val="00D255BC"/>
    <w:rsid w:val="00D26830"/>
    <w:rsid w:val="00D27FF7"/>
    <w:rsid w:val="00D30755"/>
    <w:rsid w:val="00D30D1D"/>
    <w:rsid w:val="00D33338"/>
    <w:rsid w:val="00D333BB"/>
    <w:rsid w:val="00D3341D"/>
    <w:rsid w:val="00D35047"/>
    <w:rsid w:val="00D350F5"/>
    <w:rsid w:val="00D354BA"/>
    <w:rsid w:val="00D358AE"/>
    <w:rsid w:val="00D36674"/>
    <w:rsid w:val="00D369A2"/>
    <w:rsid w:val="00D36A93"/>
    <w:rsid w:val="00D37B22"/>
    <w:rsid w:val="00D37ED7"/>
    <w:rsid w:val="00D40042"/>
    <w:rsid w:val="00D40728"/>
    <w:rsid w:val="00D40C54"/>
    <w:rsid w:val="00D40E85"/>
    <w:rsid w:val="00D41597"/>
    <w:rsid w:val="00D41C56"/>
    <w:rsid w:val="00D41EE4"/>
    <w:rsid w:val="00D42237"/>
    <w:rsid w:val="00D42AB2"/>
    <w:rsid w:val="00D42C92"/>
    <w:rsid w:val="00D42D70"/>
    <w:rsid w:val="00D42F7E"/>
    <w:rsid w:val="00D43144"/>
    <w:rsid w:val="00D434A2"/>
    <w:rsid w:val="00D43DEF"/>
    <w:rsid w:val="00D443CC"/>
    <w:rsid w:val="00D44C4B"/>
    <w:rsid w:val="00D45607"/>
    <w:rsid w:val="00D4680D"/>
    <w:rsid w:val="00D4682B"/>
    <w:rsid w:val="00D47746"/>
    <w:rsid w:val="00D47B6F"/>
    <w:rsid w:val="00D50D6F"/>
    <w:rsid w:val="00D512C0"/>
    <w:rsid w:val="00D5390E"/>
    <w:rsid w:val="00D53F83"/>
    <w:rsid w:val="00D540E0"/>
    <w:rsid w:val="00D54428"/>
    <w:rsid w:val="00D54AE1"/>
    <w:rsid w:val="00D5502C"/>
    <w:rsid w:val="00D5570A"/>
    <w:rsid w:val="00D5648C"/>
    <w:rsid w:val="00D56730"/>
    <w:rsid w:val="00D60234"/>
    <w:rsid w:val="00D6069C"/>
    <w:rsid w:val="00D610D7"/>
    <w:rsid w:val="00D61561"/>
    <w:rsid w:val="00D6202F"/>
    <w:rsid w:val="00D630AC"/>
    <w:rsid w:val="00D63BCA"/>
    <w:rsid w:val="00D63FA6"/>
    <w:rsid w:val="00D64912"/>
    <w:rsid w:val="00D649BE"/>
    <w:rsid w:val="00D64F55"/>
    <w:rsid w:val="00D65C4B"/>
    <w:rsid w:val="00D65C55"/>
    <w:rsid w:val="00D679BF"/>
    <w:rsid w:val="00D67D17"/>
    <w:rsid w:val="00D71A44"/>
    <w:rsid w:val="00D71BB3"/>
    <w:rsid w:val="00D71FE6"/>
    <w:rsid w:val="00D728DE"/>
    <w:rsid w:val="00D72E7E"/>
    <w:rsid w:val="00D72F0B"/>
    <w:rsid w:val="00D7352C"/>
    <w:rsid w:val="00D7355F"/>
    <w:rsid w:val="00D74481"/>
    <w:rsid w:val="00D75083"/>
    <w:rsid w:val="00D765E0"/>
    <w:rsid w:val="00D77B82"/>
    <w:rsid w:val="00D77C4F"/>
    <w:rsid w:val="00D80245"/>
    <w:rsid w:val="00D804CA"/>
    <w:rsid w:val="00D808F7"/>
    <w:rsid w:val="00D8126F"/>
    <w:rsid w:val="00D81533"/>
    <w:rsid w:val="00D8162C"/>
    <w:rsid w:val="00D81DC3"/>
    <w:rsid w:val="00D81F01"/>
    <w:rsid w:val="00D82165"/>
    <w:rsid w:val="00D83690"/>
    <w:rsid w:val="00D8374C"/>
    <w:rsid w:val="00D84C60"/>
    <w:rsid w:val="00D85118"/>
    <w:rsid w:val="00D85F93"/>
    <w:rsid w:val="00D86B17"/>
    <w:rsid w:val="00D875F8"/>
    <w:rsid w:val="00D87626"/>
    <w:rsid w:val="00D90992"/>
    <w:rsid w:val="00D90A8E"/>
    <w:rsid w:val="00D90CA2"/>
    <w:rsid w:val="00D91FC7"/>
    <w:rsid w:val="00D9224C"/>
    <w:rsid w:val="00D92D90"/>
    <w:rsid w:val="00D937C1"/>
    <w:rsid w:val="00D9562F"/>
    <w:rsid w:val="00D95644"/>
    <w:rsid w:val="00D964FC"/>
    <w:rsid w:val="00DA05C8"/>
    <w:rsid w:val="00DA090C"/>
    <w:rsid w:val="00DA0AED"/>
    <w:rsid w:val="00DA1B07"/>
    <w:rsid w:val="00DA2D04"/>
    <w:rsid w:val="00DA32BF"/>
    <w:rsid w:val="00DA3877"/>
    <w:rsid w:val="00DA3F2B"/>
    <w:rsid w:val="00DA4BD5"/>
    <w:rsid w:val="00DA4E94"/>
    <w:rsid w:val="00DA5254"/>
    <w:rsid w:val="00DA69AF"/>
    <w:rsid w:val="00DA6F70"/>
    <w:rsid w:val="00DA6FD9"/>
    <w:rsid w:val="00DA7313"/>
    <w:rsid w:val="00DA7C38"/>
    <w:rsid w:val="00DB153F"/>
    <w:rsid w:val="00DB259D"/>
    <w:rsid w:val="00DB37FC"/>
    <w:rsid w:val="00DB4224"/>
    <w:rsid w:val="00DB498E"/>
    <w:rsid w:val="00DB6426"/>
    <w:rsid w:val="00DB7A6D"/>
    <w:rsid w:val="00DB7C84"/>
    <w:rsid w:val="00DC0D9A"/>
    <w:rsid w:val="00DC10D3"/>
    <w:rsid w:val="00DC1B05"/>
    <w:rsid w:val="00DC1FD2"/>
    <w:rsid w:val="00DC35FD"/>
    <w:rsid w:val="00DC3DB9"/>
    <w:rsid w:val="00DC5319"/>
    <w:rsid w:val="00DC61F0"/>
    <w:rsid w:val="00DC68CC"/>
    <w:rsid w:val="00DD023A"/>
    <w:rsid w:val="00DD1111"/>
    <w:rsid w:val="00DD1D57"/>
    <w:rsid w:val="00DD1E30"/>
    <w:rsid w:val="00DD25E5"/>
    <w:rsid w:val="00DD29C0"/>
    <w:rsid w:val="00DD2AB2"/>
    <w:rsid w:val="00DD3E21"/>
    <w:rsid w:val="00DD55D2"/>
    <w:rsid w:val="00DD5EDA"/>
    <w:rsid w:val="00DE05C4"/>
    <w:rsid w:val="00DE0650"/>
    <w:rsid w:val="00DE12CF"/>
    <w:rsid w:val="00DE166D"/>
    <w:rsid w:val="00DE16A6"/>
    <w:rsid w:val="00DE1C71"/>
    <w:rsid w:val="00DE243B"/>
    <w:rsid w:val="00DE3EB2"/>
    <w:rsid w:val="00DE4B8D"/>
    <w:rsid w:val="00DE58B8"/>
    <w:rsid w:val="00DE5C32"/>
    <w:rsid w:val="00DE6516"/>
    <w:rsid w:val="00DE77D9"/>
    <w:rsid w:val="00DE7CDE"/>
    <w:rsid w:val="00DE7CEB"/>
    <w:rsid w:val="00DE7EF7"/>
    <w:rsid w:val="00DF0066"/>
    <w:rsid w:val="00DF058C"/>
    <w:rsid w:val="00DF184C"/>
    <w:rsid w:val="00DF1C0B"/>
    <w:rsid w:val="00DF1E35"/>
    <w:rsid w:val="00DF2097"/>
    <w:rsid w:val="00DF216F"/>
    <w:rsid w:val="00DF21A4"/>
    <w:rsid w:val="00DF2761"/>
    <w:rsid w:val="00DF2DE2"/>
    <w:rsid w:val="00DF2E07"/>
    <w:rsid w:val="00DF338A"/>
    <w:rsid w:val="00DF5E1C"/>
    <w:rsid w:val="00DF6984"/>
    <w:rsid w:val="00DF6A93"/>
    <w:rsid w:val="00DF77EE"/>
    <w:rsid w:val="00E000AF"/>
    <w:rsid w:val="00E014EA"/>
    <w:rsid w:val="00E02876"/>
    <w:rsid w:val="00E047C2"/>
    <w:rsid w:val="00E063EB"/>
    <w:rsid w:val="00E06F92"/>
    <w:rsid w:val="00E0716E"/>
    <w:rsid w:val="00E100EC"/>
    <w:rsid w:val="00E108BF"/>
    <w:rsid w:val="00E10C44"/>
    <w:rsid w:val="00E10DB7"/>
    <w:rsid w:val="00E11F64"/>
    <w:rsid w:val="00E12359"/>
    <w:rsid w:val="00E1389C"/>
    <w:rsid w:val="00E144F7"/>
    <w:rsid w:val="00E14CF4"/>
    <w:rsid w:val="00E16468"/>
    <w:rsid w:val="00E16BD2"/>
    <w:rsid w:val="00E17F90"/>
    <w:rsid w:val="00E203AF"/>
    <w:rsid w:val="00E20556"/>
    <w:rsid w:val="00E215D1"/>
    <w:rsid w:val="00E21853"/>
    <w:rsid w:val="00E21889"/>
    <w:rsid w:val="00E221DA"/>
    <w:rsid w:val="00E22411"/>
    <w:rsid w:val="00E22854"/>
    <w:rsid w:val="00E24059"/>
    <w:rsid w:val="00E2470B"/>
    <w:rsid w:val="00E24858"/>
    <w:rsid w:val="00E26A4E"/>
    <w:rsid w:val="00E26DCD"/>
    <w:rsid w:val="00E2728F"/>
    <w:rsid w:val="00E309CE"/>
    <w:rsid w:val="00E30A6A"/>
    <w:rsid w:val="00E310B9"/>
    <w:rsid w:val="00E347FF"/>
    <w:rsid w:val="00E34E1A"/>
    <w:rsid w:val="00E34FAE"/>
    <w:rsid w:val="00E350F0"/>
    <w:rsid w:val="00E354B6"/>
    <w:rsid w:val="00E36303"/>
    <w:rsid w:val="00E36411"/>
    <w:rsid w:val="00E369AE"/>
    <w:rsid w:val="00E371B0"/>
    <w:rsid w:val="00E37404"/>
    <w:rsid w:val="00E40035"/>
    <w:rsid w:val="00E4070B"/>
    <w:rsid w:val="00E40F27"/>
    <w:rsid w:val="00E41EFB"/>
    <w:rsid w:val="00E4235F"/>
    <w:rsid w:val="00E43DF8"/>
    <w:rsid w:val="00E45539"/>
    <w:rsid w:val="00E46118"/>
    <w:rsid w:val="00E46936"/>
    <w:rsid w:val="00E46AF2"/>
    <w:rsid w:val="00E46D15"/>
    <w:rsid w:val="00E473C9"/>
    <w:rsid w:val="00E47626"/>
    <w:rsid w:val="00E477D8"/>
    <w:rsid w:val="00E508A0"/>
    <w:rsid w:val="00E51071"/>
    <w:rsid w:val="00E516E6"/>
    <w:rsid w:val="00E51C18"/>
    <w:rsid w:val="00E52854"/>
    <w:rsid w:val="00E5382E"/>
    <w:rsid w:val="00E54288"/>
    <w:rsid w:val="00E56CA3"/>
    <w:rsid w:val="00E56EE9"/>
    <w:rsid w:val="00E5777A"/>
    <w:rsid w:val="00E57793"/>
    <w:rsid w:val="00E578FB"/>
    <w:rsid w:val="00E60546"/>
    <w:rsid w:val="00E6169D"/>
    <w:rsid w:val="00E61CAD"/>
    <w:rsid w:val="00E6374A"/>
    <w:rsid w:val="00E63DE4"/>
    <w:rsid w:val="00E63F36"/>
    <w:rsid w:val="00E65057"/>
    <w:rsid w:val="00E67717"/>
    <w:rsid w:val="00E70C7A"/>
    <w:rsid w:val="00E71500"/>
    <w:rsid w:val="00E71EE8"/>
    <w:rsid w:val="00E738F9"/>
    <w:rsid w:val="00E73D9C"/>
    <w:rsid w:val="00E73EB2"/>
    <w:rsid w:val="00E744AB"/>
    <w:rsid w:val="00E748DD"/>
    <w:rsid w:val="00E74CEB"/>
    <w:rsid w:val="00E74F76"/>
    <w:rsid w:val="00E77208"/>
    <w:rsid w:val="00E776F7"/>
    <w:rsid w:val="00E77BF4"/>
    <w:rsid w:val="00E77C76"/>
    <w:rsid w:val="00E77D52"/>
    <w:rsid w:val="00E80860"/>
    <w:rsid w:val="00E82338"/>
    <w:rsid w:val="00E8262C"/>
    <w:rsid w:val="00E82A25"/>
    <w:rsid w:val="00E8321A"/>
    <w:rsid w:val="00E8380C"/>
    <w:rsid w:val="00E83F1F"/>
    <w:rsid w:val="00E83F89"/>
    <w:rsid w:val="00E841D5"/>
    <w:rsid w:val="00E8488A"/>
    <w:rsid w:val="00E84E5E"/>
    <w:rsid w:val="00E85572"/>
    <w:rsid w:val="00E859EA"/>
    <w:rsid w:val="00E86116"/>
    <w:rsid w:val="00E8732F"/>
    <w:rsid w:val="00E87639"/>
    <w:rsid w:val="00E90022"/>
    <w:rsid w:val="00E902CA"/>
    <w:rsid w:val="00E9040B"/>
    <w:rsid w:val="00E90D95"/>
    <w:rsid w:val="00E9234B"/>
    <w:rsid w:val="00E945D7"/>
    <w:rsid w:val="00E948D5"/>
    <w:rsid w:val="00E953D0"/>
    <w:rsid w:val="00E9610C"/>
    <w:rsid w:val="00E9790E"/>
    <w:rsid w:val="00EA04AD"/>
    <w:rsid w:val="00EA12A1"/>
    <w:rsid w:val="00EA1C7C"/>
    <w:rsid w:val="00EA47BD"/>
    <w:rsid w:val="00EA48DE"/>
    <w:rsid w:val="00EA56E7"/>
    <w:rsid w:val="00EA63A1"/>
    <w:rsid w:val="00EA69DE"/>
    <w:rsid w:val="00EA6AD3"/>
    <w:rsid w:val="00EB09B3"/>
    <w:rsid w:val="00EB1A9B"/>
    <w:rsid w:val="00EB1C63"/>
    <w:rsid w:val="00EB1F18"/>
    <w:rsid w:val="00EB21DD"/>
    <w:rsid w:val="00EB2FE1"/>
    <w:rsid w:val="00EB35F7"/>
    <w:rsid w:val="00EB5C2E"/>
    <w:rsid w:val="00EB5DD6"/>
    <w:rsid w:val="00EB5F2B"/>
    <w:rsid w:val="00EB6305"/>
    <w:rsid w:val="00EB6BF7"/>
    <w:rsid w:val="00EC0E14"/>
    <w:rsid w:val="00EC1139"/>
    <w:rsid w:val="00EC11D6"/>
    <w:rsid w:val="00EC26D9"/>
    <w:rsid w:val="00EC32AC"/>
    <w:rsid w:val="00EC37B0"/>
    <w:rsid w:val="00EC4636"/>
    <w:rsid w:val="00EC4733"/>
    <w:rsid w:val="00EC4D14"/>
    <w:rsid w:val="00EC53C3"/>
    <w:rsid w:val="00EC6017"/>
    <w:rsid w:val="00EC6DBA"/>
    <w:rsid w:val="00EC70F2"/>
    <w:rsid w:val="00EC7787"/>
    <w:rsid w:val="00ED006C"/>
    <w:rsid w:val="00ED0736"/>
    <w:rsid w:val="00ED1167"/>
    <w:rsid w:val="00ED3403"/>
    <w:rsid w:val="00ED4BC8"/>
    <w:rsid w:val="00ED5928"/>
    <w:rsid w:val="00ED68AB"/>
    <w:rsid w:val="00ED6A65"/>
    <w:rsid w:val="00ED7595"/>
    <w:rsid w:val="00EE2AA8"/>
    <w:rsid w:val="00EE2B9A"/>
    <w:rsid w:val="00EE3584"/>
    <w:rsid w:val="00EE3BD1"/>
    <w:rsid w:val="00EE474C"/>
    <w:rsid w:val="00EE4F69"/>
    <w:rsid w:val="00EE61B6"/>
    <w:rsid w:val="00EF04BD"/>
    <w:rsid w:val="00EF1BA0"/>
    <w:rsid w:val="00EF1FC2"/>
    <w:rsid w:val="00EF1FE7"/>
    <w:rsid w:val="00EF2F07"/>
    <w:rsid w:val="00EF38BD"/>
    <w:rsid w:val="00EF3D8A"/>
    <w:rsid w:val="00EF41A7"/>
    <w:rsid w:val="00EF4950"/>
    <w:rsid w:val="00EF54A0"/>
    <w:rsid w:val="00EF60EC"/>
    <w:rsid w:val="00EF71E0"/>
    <w:rsid w:val="00EF72C8"/>
    <w:rsid w:val="00F001D8"/>
    <w:rsid w:val="00F00A3A"/>
    <w:rsid w:val="00F010E6"/>
    <w:rsid w:val="00F01690"/>
    <w:rsid w:val="00F018DC"/>
    <w:rsid w:val="00F028F8"/>
    <w:rsid w:val="00F02D48"/>
    <w:rsid w:val="00F03DCD"/>
    <w:rsid w:val="00F03E4F"/>
    <w:rsid w:val="00F0514D"/>
    <w:rsid w:val="00F06A35"/>
    <w:rsid w:val="00F07106"/>
    <w:rsid w:val="00F102F1"/>
    <w:rsid w:val="00F10536"/>
    <w:rsid w:val="00F11258"/>
    <w:rsid w:val="00F11907"/>
    <w:rsid w:val="00F13E5B"/>
    <w:rsid w:val="00F141E5"/>
    <w:rsid w:val="00F1583A"/>
    <w:rsid w:val="00F161C2"/>
    <w:rsid w:val="00F167F6"/>
    <w:rsid w:val="00F16DB7"/>
    <w:rsid w:val="00F17568"/>
    <w:rsid w:val="00F20E10"/>
    <w:rsid w:val="00F20F51"/>
    <w:rsid w:val="00F213EC"/>
    <w:rsid w:val="00F21787"/>
    <w:rsid w:val="00F22D0F"/>
    <w:rsid w:val="00F23E05"/>
    <w:rsid w:val="00F23F79"/>
    <w:rsid w:val="00F23F8A"/>
    <w:rsid w:val="00F240B8"/>
    <w:rsid w:val="00F253BB"/>
    <w:rsid w:val="00F254DF"/>
    <w:rsid w:val="00F25557"/>
    <w:rsid w:val="00F2593A"/>
    <w:rsid w:val="00F27DA5"/>
    <w:rsid w:val="00F31152"/>
    <w:rsid w:val="00F31CC0"/>
    <w:rsid w:val="00F340DB"/>
    <w:rsid w:val="00F34513"/>
    <w:rsid w:val="00F346AA"/>
    <w:rsid w:val="00F3595E"/>
    <w:rsid w:val="00F360CD"/>
    <w:rsid w:val="00F36BFD"/>
    <w:rsid w:val="00F36ECF"/>
    <w:rsid w:val="00F377AA"/>
    <w:rsid w:val="00F37AB8"/>
    <w:rsid w:val="00F41013"/>
    <w:rsid w:val="00F41547"/>
    <w:rsid w:val="00F41E55"/>
    <w:rsid w:val="00F42679"/>
    <w:rsid w:val="00F43B35"/>
    <w:rsid w:val="00F43FC1"/>
    <w:rsid w:val="00F447D3"/>
    <w:rsid w:val="00F45BFF"/>
    <w:rsid w:val="00F47DAC"/>
    <w:rsid w:val="00F47FAD"/>
    <w:rsid w:val="00F50A43"/>
    <w:rsid w:val="00F51EFE"/>
    <w:rsid w:val="00F52408"/>
    <w:rsid w:val="00F52C44"/>
    <w:rsid w:val="00F52E52"/>
    <w:rsid w:val="00F5374B"/>
    <w:rsid w:val="00F53F9D"/>
    <w:rsid w:val="00F5620A"/>
    <w:rsid w:val="00F566E8"/>
    <w:rsid w:val="00F56849"/>
    <w:rsid w:val="00F61268"/>
    <w:rsid w:val="00F61354"/>
    <w:rsid w:val="00F6264D"/>
    <w:rsid w:val="00F6359D"/>
    <w:rsid w:val="00F66109"/>
    <w:rsid w:val="00F66B29"/>
    <w:rsid w:val="00F66BD0"/>
    <w:rsid w:val="00F67BC9"/>
    <w:rsid w:val="00F71CB9"/>
    <w:rsid w:val="00F732BB"/>
    <w:rsid w:val="00F73B99"/>
    <w:rsid w:val="00F73D8C"/>
    <w:rsid w:val="00F75394"/>
    <w:rsid w:val="00F7566C"/>
    <w:rsid w:val="00F75B52"/>
    <w:rsid w:val="00F765D9"/>
    <w:rsid w:val="00F8088D"/>
    <w:rsid w:val="00F81999"/>
    <w:rsid w:val="00F8200B"/>
    <w:rsid w:val="00F828FA"/>
    <w:rsid w:val="00F82D38"/>
    <w:rsid w:val="00F83004"/>
    <w:rsid w:val="00F830BE"/>
    <w:rsid w:val="00F8334F"/>
    <w:rsid w:val="00F83B01"/>
    <w:rsid w:val="00F85EF3"/>
    <w:rsid w:val="00F868DC"/>
    <w:rsid w:val="00F86B1C"/>
    <w:rsid w:val="00F87239"/>
    <w:rsid w:val="00F8750A"/>
    <w:rsid w:val="00F87667"/>
    <w:rsid w:val="00F87A15"/>
    <w:rsid w:val="00F9051E"/>
    <w:rsid w:val="00F91A86"/>
    <w:rsid w:val="00F92B22"/>
    <w:rsid w:val="00F92EC4"/>
    <w:rsid w:val="00F9312C"/>
    <w:rsid w:val="00F931EB"/>
    <w:rsid w:val="00F939DA"/>
    <w:rsid w:val="00F9425F"/>
    <w:rsid w:val="00F96C09"/>
    <w:rsid w:val="00F96CB7"/>
    <w:rsid w:val="00F96EE4"/>
    <w:rsid w:val="00F96F82"/>
    <w:rsid w:val="00F9790A"/>
    <w:rsid w:val="00F97CC3"/>
    <w:rsid w:val="00FA0EE8"/>
    <w:rsid w:val="00FA1780"/>
    <w:rsid w:val="00FA18C5"/>
    <w:rsid w:val="00FA1DF7"/>
    <w:rsid w:val="00FA2BB7"/>
    <w:rsid w:val="00FA313D"/>
    <w:rsid w:val="00FA4A1C"/>
    <w:rsid w:val="00FA4B9C"/>
    <w:rsid w:val="00FA546A"/>
    <w:rsid w:val="00FA559E"/>
    <w:rsid w:val="00FA575D"/>
    <w:rsid w:val="00FB05AA"/>
    <w:rsid w:val="00FB1024"/>
    <w:rsid w:val="00FB1545"/>
    <w:rsid w:val="00FB1F18"/>
    <w:rsid w:val="00FB2854"/>
    <w:rsid w:val="00FB2F57"/>
    <w:rsid w:val="00FB3A6B"/>
    <w:rsid w:val="00FB4BC3"/>
    <w:rsid w:val="00FB4CC9"/>
    <w:rsid w:val="00FB5CFF"/>
    <w:rsid w:val="00FB739C"/>
    <w:rsid w:val="00FB7B5B"/>
    <w:rsid w:val="00FB7CB1"/>
    <w:rsid w:val="00FC0B71"/>
    <w:rsid w:val="00FC18C2"/>
    <w:rsid w:val="00FC2167"/>
    <w:rsid w:val="00FC2CDD"/>
    <w:rsid w:val="00FC3D96"/>
    <w:rsid w:val="00FC4D92"/>
    <w:rsid w:val="00FD03E1"/>
    <w:rsid w:val="00FD0481"/>
    <w:rsid w:val="00FD1135"/>
    <w:rsid w:val="00FD1C94"/>
    <w:rsid w:val="00FD41F1"/>
    <w:rsid w:val="00FD435E"/>
    <w:rsid w:val="00FD4F96"/>
    <w:rsid w:val="00FD524A"/>
    <w:rsid w:val="00FD5F85"/>
    <w:rsid w:val="00FD6296"/>
    <w:rsid w:val="00FD651E"/>
    <w:rsid w:val="00FD6767"/>
    <w:rsid w:val="00FD7215"/>
    <w:rsid w:val="00FD79A0"/>
    <w:rsid w:val="00FE1CC1"/>
    <w:rsid w:val="00FE1D05"/>
    <w:rsid w:val="00FE42F5"/>
    <w:rsid w:val="00FE472E"/>
    <w:rsid w:val="00FE6488"/>
    <w:rsid w:val="00FE663A"/>
    <w:rsid w:val="00FE7A8A"/>
    <w:rsid w:val="00FE7AF2"/>
    <w:rsid w:val="00FE7F50"/>
    <w:rsid w:val="00FE7F78"/>
    <w:rsid w:val="00FF12AE"/>
    <w:rsid w:val="00FF16FD"/>
    <w:rsid w:val="00FF1A38"/>
    <w:rsid w:val="00FF1B9F"/>
    <w:rsid w:val="00FF2C4A"/>
    <w:rsid w:val="00FF3B42"/>
    <w:rsid w:val="00FF411E"/>
    <w:rsid w:val="00FF6219"/>
    <w:rsid w:val="00FF77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fcf,#fed6f9"/>
    </o:shapedefaults>
    <o:shapelayout v:ext="edit">
      <o:idmap v:ext="edit" data="1"/>
    </o:shapelayout>
  </w:shapeDefaults>
  <w:decimalSymbol w:val="."/>
  <w:listSeparator w:val=","/>
  <w14:docId w14:val="6780D559"/>
  <w15:docId w15:val="{EAAC5497-5192-4CA1-9B43-A51A9875F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6A3F"/>
    <w:rPr>
      <w:sz w:val="24"/>
      <w:szCs w:val="24"/>
      <w:lang w:eastAsia="fr-FR"/>
    </w:rPr>
  </w:style>
  <w:style w:type="paragraph" w:styleId="Heading1">
    <w:name w:val="heading 1"/>
    <w:basedOn w:val="Normal"/>
    <w:next w:val="Normal"/>
    <w:qFormat/>
    <w:rsid w:val="003241E6"/>
    <w:pPr>
      <w:keepNext/>
      <w:numPr>
        <w:numId w:val="1"/>
      </w:numPr>
      <w:spacing w:before="240" w:after="60"/>
      <w:outlineLvl w:val="0"/>
    </w:pPr>
    <w:rPr>
      <w:rFonts w:ascii="Arial" w:hAnsi="Arial" w:cs="Arial"/>
      <w:b/>
      <w:bCs/>
      <w:kern w:val="32"/>
      <w:sz w:val="32"/>
      <w:szCs w:val="32"/>
    </w:rPr>
  </w:style>
  <w:style w:type="paragraph" w:styleId="Heading2">
    <w:name w:val="heading 2"/>
    <w:aliases w:val="Heading 2 Char"/>
    <w:basedOn w:val="Normal"/>
    <w:next w:val="Normal"/>
    <w:qFormat/>
    <w:rsid w:val="003241E6"/>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qFormat/>
    <w:rsid w:val="00916A3F"/>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rsid w:val="00F9425F"/>
    <w:pPr>
      <w:keepNext/>
      <w:numPr>
        <w:ilvl w:val="3"/>
        <w:numId w:val="1"/>
      </w:numPr>
      <w:spacing w:before="240" w:after="60"/>
      <w:outlineLvl w:val="3"/>
    </w:pPr>
    <w:rPr>
      <w:b/>
      <w:bCs/>
      <w:sz w:val="28"/>
      <w:szCs w:val="28"/>
    </w:rPr>
  </w:style>
  <w:style w:type="paragraph" w:styleId="Heading5">
    <w:name w:val="heading 5"/>
    <w:basedOn w:val="Normal"/>
    <w:next w:val="Normal"/>
    <w:qFormat/>
    <w:rsid w:val="00F9425F"/>
    <w:pPr>
      <w:numPr>
        <w:ilvl w:val="4"/>
        <w:numId w:val="1"/>
      </w:numPr>
      <w:spacing w:before="240" w:after="60"/>
      <w:outlineLvl w:val="4"/>
    </w:pPr>
    <w:rPr>
      <w:b/>
      <w:bCs/>
      <w:i/>
      <w:iCs/>
      <w:sz w:val="26"/>
      <w:szCs w:val="26"/>
    </w:rPr>
  </w:style>
  <w:style w:type="paragraph" w:styleId="Heading6">
    <w:name w:val="heading 6"/>
    <w:basedOn w:val="Normal"/>
    <w:next w:val="Normal"/>
    <w:qFormat/>
    <w:rsid w:val="00F9425F"/>
    <w:pPr>
      <w:numPr>
        <w:ilvl w:val="5"/>
        <w:numId w:val="1"/>
      </w:numPr>
      <w:spacing w:before="240" w:after="60"/>
      <w:outlineLvl w:val="5"/>
    </w:pPr>
    <w:rPr>
      <w:b/>
      <w:bCs/>
      <w:sz w:val="22"/>
      <w:szCs w:val="22"/>
    </w:rPr>
  </w:style>
  <w:style w:type="paragraph" w:styleId="Heading7">
    <w:name w:val="heading 7"/>
    <w:basedOn w:val="Normal"/>
    <w:next w:val="Normal"/>
    <w:qFormat/>
    <w:rsid w:val="00F9425F"/>
    <w:pPr>
      <w:numPr>
        <w:ilvl w:val="6"/>
        <w:numId w:val="1"/>
      </w:numPr>
      <w:spacing w:before="240" w:after="60"/>
      <w:outlineLvl w:val="6"/>
    </w:pPr>
  </w:style>
  <w:style w:type="paragraph" w:styleId="Heading8">
    <w:name w:val="heading 8"/>
    <w:basedOn w:val="Normal"/>
    <w:next w:val="Normal"/>
    <w:qFormat/>
    <w:rsid w:val="00F9425F"/>
    <w:pPr>
      <w:numPr>
        <w:ilvl w:val="7"/>
        <w:numId w:val="1"/>
      </w:numPr>
      <w:spacing w:before="240" w:after="60"/>
      <w:outlineLvl w:val="7"/>
    </w:pPr>
    <w:rPr>
      <w:i/>
      <w:iCs/>
    </w:rPr>
  </w:style>
  <w:style w:type="paragraph" w:styleId="Heading9">
    <w:name w:val="heading 9"/>
    <w:basedOn w:val="Normal"/>
    <w:next w:val="Normal"/>
    <w:qFormat/>
    <w:rsid w:val="00F9425F"/>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16A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916A3F"/>
    <w:pPr>
      <w:tabs>
        <w:tab w:val="center" w:pos="4536"/>
        <w:tab w:val="right" w:pos="9072"/>
      </w:tabs>
    </w:pPr>
  </w:style>
  <w:style w:type="paragraph" w:styleId="Footer">
    <w:name w:val="footer"/>
    <w:basedOn w:val="Normal"/>
    <w:rsid w:val="00916A3F"/>
    <w:pPr>
      <w:tabs>
        <w:tab w:val="center" w:pos="4536"/>
        <w:tab w:val="right" w:pos="9072"/>
      </w:tabs>
    </w:pPr>
  </w:style>
  <w:style w:type="character" w:styleId="PageNumber">
    <w:name w:val="page number"/>
    <w:basedOn w:val="DefaultParagraphFont"/>
    <w:rsid w:val="00916A3F"/>
  </w:style>
  <w:style w:type="paragraph" w:customStyle="1" w:styleId="body">
    <w:name w:val="body"/>
    <w:basedOn w:val="Normal"/>
    <w:uiPriority w:val="99"/>
    <w:rsid w:val="00F73D8C"/>
    <w:pPr>
      <w:keepLines/>
      <w:spacing w:before="120" w:after="120"/>
      <w:ind w:left="709"/>
    </w:pPr>
    <w:rPr>
      <w:rFonts w:ascii="Arial" w:hAnsi="Arial"/>
      <w:sz w:val="20"/>
      <w:szCs w:val="20"/>
      <w:lang w:val="en-GB" w:eastAsia="en-US"/>
    </w:rPr>
  </w:style>
  <w:style w:type="paragraph" w:customStyle="1" w:styleId="UnnumberedHeading">
    <w:name w:val="Unnumbered Heading"/>
    <w:basedOn w:val="Heading1"/>
    <w:rsid w:val="00F73D8C"/>
    <w:pPr>
      <w:keepLines/>
      <w:tabs>
        <w:tab w:val="left" w:pos="709"/>
      </w:tabs>
      <w:spacing w:before="0" w:after="240"/>
      <w:ind w:left="709" w:hanging="709"/>
      <w:jc w:val="center"/>
      <w:outlineLvl w:val="9"/>
    </w:pPr>
    <w:rPr>
      <w:rFonts w:cs="Times New Roman"/>
      <w:bCs w:val="0"/>
      <w:kern w:val="0"/>
      <w:sz w:val="28"/>
      <w:szCs w:val="20"/>
      <w:lang w:val="en-GB" w:eastAsia="en-US"/>
    </w:rPr>
  </w:style>
  <w:style w:type="paragraph" w:customStyle="1" w:styleId="TableBody">
    <w:name w:val="Table Body"/>
    <w:basedOn w:val="Normal"/>
    <w:rsid w:val="00F73D8C"/>
    <w:pPr>
      <w:keepNext/>
      <w:spacing w:before="40" w:after="40"/>
    </w:pPr>
    <w:rPr>
      <w:rFonts w:ascii="Arial" w:hAnsi="Arial"/>
      <w:sz w:val="20"/>
      <w:szCs w:val="20"/>
      <w:lang w:val="en-GB" w:eastAsia="en-US"/>
    </w:rPr>
  </w:style>
  <w:style w:type="paragraph" w:customStyle="1" w:styleId="TableHeader">
    <w:name w:val="Table Header"/>
    <w:basedOn w:val="Normal"/>
    <w:rsid w:val="00F73D8C"/>
    <w:pPr>
      <w:keepNext/>
      <w:spacing w:before="120" w:after="120"/>
      <w:jc w:val="center"/>
    </w:pPr>
    <w:rPr>
      <w:rFonts w:ascii="Arial" w:hAnsi="Arial"/>
      <w:b/>
      <w:sz w:val="20"/>
      <w:szCs w:val="20"/>
      <w:lang w:val="en-GB" w:eastAsia="en-US"/>
    </w:rPr>
  </w:style>
  <w:style w:type="paragraph" w:styleId="TOC1">
    <w:name w:val="toc 1"/>
    <w:basedOn w:val="Normal"/>
    <w:next w:val="Normal"/>
    <w:autoRedefine/>
    <w:uiPriority w:val="39"/>
    <w:rsid w:val="00883B37"/>
    <w:pPr>
      <w:spacing w:before="120"/>
    </w:pPr>
    <w:rPr>
      <w:b/>
      <w:bCs/>
      <w:i/>
      <w:iCs/>
    </w:rPr>
  </w:style>
  <w:style w:type="paragraph" w:styleId="TOC2">
    <w:name w:val="toc 2"/>
    <w:basedOn w:val="Normal"/>
    <w:next w:val="Normal"/>
    <w:autoRedefine/>
    <w:semiHidden/>
    <w:rsid w:val="00883B37"/>
    <w:pPr>
      <w:spacing w:before="120"/>
      <w:ind w:left="240"/>
    </w:pPr>
    <w:rPr>
      <w:b/>
      <w:bCs/>
      <w:sz w:val="22"/>
      <w:szCs w:val="22"/>
    </w:rPr>
  </w:style>
  <w:style w:type="paragraph" w:styleId="TOC3">
    <w:name w:val="toc 3"/>
    <w:basedOn w:val="Normal"/>
    <w:next w:val="Normal"/>
    <w:autoRedefine/>
    <w:semiHidden/>
    <w:rsid w:val="00883B37"/>
    <w:pPr>
      <w:ind w:left="480"/>
    </w:pPr>
    <w:rPr>
      <w:sz w:val="20"/>
      <w:szCs w:val="20"/>
    </w:rPr>
  </w:style>
  <w:style w:type="paragraph" w:styleId="TOC4">
    <w:name w:val="toc 4"/>
    <w:basedOn w:val="Normal"/>
    <w:next w:val="Normal"/>
    <w:autoRedefine/>
    <w:semiHidden/>
    <w:rsid w:val="00883B37"/>
    <w:pPr>
      <w:ind w:left="720"/>
    </w:pPr>
    <w:rPr>
      <w:sz w:val="20"/>
      <w:szCs w:val="20"/>
    </w:rPr>
  </w:style>
  <w:style w:type="paragraph" w:styleId="TOC5">
    <w:name w:val="toc 5"/>
    <w:basedOn w:val="Normal"/>
    <w:next w:val="Normal"/>
    <w:autoRedefine/>
    <w:semiHidden/>
    <w:rsid w:val="00883B37"/>
    <w:pPr>
      <w:ind w:left="960"/>
    </w:pPr>
    <w:rPr>
      <w:sz w:val="20"/>
      <w:szCs w:val="20"/>
    </w:rPr>
  </w:style>
  <w:style w:type="paragraph" w:styleId="TOC6">
    <w:name w:val="toc 6"/>
    <w:basedOn w:val="Normal"/>
    <w:next w:val="Normal"/>
    <w:autoRedefine/>
    <w:semiHidden/>
    <w:rsid w:val="00883B37"/>
    <w:pPr>
      <w:ind w:left="1200"/>
    </w:pPr>
    <w:rPr>
      <w:sz w:val="20"/>
      <w:szCs w:val="20"/>
    </w:rPr>
  </w:style>
  <w:style w:type="paragraph" w:styleId="TOC7">
    <w:name w:val="toc 7"/>
    <w:basedOn w:val="Normal"/>
    <w:next w:val="Normal"/>
    <w:autoRedefine/>
    <w:semiHidden/>
    <w:rsid w:val="00883B37"/>
    <w:pPr>
      <w:ind w:left="1440"/>
    </w:pPr>
    <w:rPr>
      <w:sz w:val="20"/>
      <w:szCs w:val="20"/>
    </w:rPr>
  </w:style>
  <w:style w:type="paragraph" w:styleId="TOC8">
    <w:name w:val="toc 8"/>
    <w:basedOn w:val="Normal"/>
    <w:next w:val="Normal"/>
    <w:autoRedefine/>
    <w:semiHidden/>
    <w:rsid w:val="00883B37"/>
    <w:pPr>
      <w:ind w:left="1680"/>
    </w:pPr>
    <w:rPr>
      <w:sz w:val="20"/>
      <w:szCs w:val="20"/>
    </w:rPr>
  </w:style>
  <w:style w:type="paragraph" w:styleId="TOC9">
    <w:name w:val="toc 9"/>
    <w:basedOn w:val="Normal"/>
    <w:next w:val="Normal"/>
    <w:autoRedefine/>
    <w:semiHidden/>
    <w:rsid w:val="00883B37"/>
    <w:pPr>
      <w:ind w:left="1920"/>
    </w:pPr>
    <w:rPr>
      <w:sz w:val="20"/>
      <w:szCs w:val="20"/>
    </w:rPr>
  </w:style>
  <w:style w:type="character" w:styleId="Hyperlink">
    <w:name w:val="Hyperlink"/>
    <w:uiPriority w:val="99"/>
    <w:rsid w:val="00883B37"/>
    <w:rPr>
      <w:color w:val="0000FF"/>
      <w:u w:val="single"/>
    </w:rPr>
  </w:style>
  <w:style w:type="character" w:customStyle="1" w:styleId="pshyperlinkdisabled1">
    <w:name w:val="pshyperlinkdisabled1"/>
    <w:rsid w:val="003C1B6B"/>
    <w:rPr>
      <w:rFonts w:ascii="Arial" w:hAnsi="Arial" w:cs="Arial" w:hint="default"/>
      <w:b w:val="0"/>
      <w:bCs w:val="0"/>
      <w:i w:val="0"/>
      <w:iCs w:val="0"/>
      <w:color w:val="000000"/>
      <w:sz w:val="18"/>
      <w:szCs w:val="18"/>
    </w:rPr>
  </w:style>
  <w:style w:type="character" w:customStyle="1" w:styleId="pseditboxdisponly1">
    <w:name w:val="pseditbox_disponly1"/>
    <w:rsid w:val="00AE65F5"/>
    <w:rPr>
      <w:rFonts w:ascii="Arial" w:hAnsi="Arial" w:cs="Arial" w:hint="default"/>
      <w:b w:val="0"/>
      <w:bCs w:val="0"/>
      <w:i w:val="0"/>
      <w:iCs w:val="0"/>
      <w:color w:val="000000"/>
      <w:sz w:val="18"/>
      <w:szCs w:val="18"/>
      <w:bdr w:val="none" w:sz="0" w:space="0" w:color="auto" w:frame="1"/>
    </w:rPr>
  </w:style>
  <w:style w:type="paragraph" w:customStyle="1" w:styleId="Default">
    <w:name w:val="Default"/>
    <w:rsid w:val="007E15A0"/>
    <w:pPr>
      <w:autoSpaceDE w:val="0"/>
      <w:autoSpaceDN w:val="0"/>
      <w:adjustRightInd w:val="0"/>
    </w:pPr>
    <w:rPr>
      <w:rFonts w:ascii="Trebuchet MS" w:hAnsi="Trebuchet MS" w:cs="Trebuchet MS"/>
      <w:color w:val="000000"/>
      <w:sz w:val="24"/>
      <w:szCs w:val="24"/>
    </w:rPr>
  </w:style>
  <w:style w:type="paragraph" w:customStyle="1" w:styleId="CharCharCharChar">
    <w:name w:val="Char Char Char Char"/>
    <w:basedOn w:val="Normal"/>
    <w:next w:val="Heading1"/>
    <w:rsid w:val="00A2456D"/>
    <w:pPr>
      <w:spacing w:after="160" w:line="240" w:lineRule="exact"/>
    </w:pPr>
    <w:rPr>
      <w:rFonts w:ascii="Arial" w:eastAsia="Arial" w:hAnsi="Arial" w:cs="Arial"/>
      <w:sz w:val="22"/>
      <w:lang w:eastAsia="en-US"/>
    </w:rPr>
  </w:style>
  <w:style w:type="paragraph" w:customStyle="1" w:styleId="bullet1">
    <w:name w:val="bullet 1"/>
    <w:basedOn w:val="Normal"/>
    <w:rsid w:val="00CE14C1"/>
    <w:pPr>
      <w:numPr>
        <w:numId w:val="4"/>
      </w:numPr>
      <w:spacing w:before="80"/>
      <w:jc w:val="both"/>
    </w:pPr>
    <w:rPr>
      <w:rFonts w:ascii="Arial" w:hAnsi="Arial"/>
      <w:sz w:val="20"/>
      <w:szCs w:val="20"/>
      <w:lang w:eastAsia="en-US"/>
    </w:rPr>
  </w:style>
  <w:style w:type="paragraph" w:styleId="BalloonText">
    <w:name w:val="Balloon Text"/>
    <w:basedOn w:val="Normal"/>
    <w:link w:val="BalloonTextChar"/>
    <w:rsid w:val="00CE14C1"/>
    <w:rPr>
      <w:rFonts w:ascii="Tahoma" w:hAnsi="Tahoma" w:cs="Tahoma"/>
      <w:sz w:val="16"/>
      <w:szCs w:val="16"/>
    </w:rPr>
  </w:style>
  <w:style w:type="character" w:customStyle="1" w:styleId="BalloonTextChar">
    <w:name w:val="Balloon Text Char"/>
    <w:link w:val="BalloonText"/>
    <w:rsid w:val="00CE14C1"/>
    <w:rPr>
      <w:rFonts w:ascii="Tahoma" w:hAnsi="Tahoma" w:cs="Tahoma"/>
      <w:sz w:val="16"/>
      <w:szCs w:val="16"/>
      <w:lang w:eastAsia="fr-FR"/>
    </w:rPr>
  </w:style>
  <w:style w:type="paragraph" w:customStyle="1" w:styleId="Code">
    <w:name w:val="Code"/>
    <w:basedOn w:val="body"/>
    <w:rsid w:val="00CE14C1"/>
    <w:pPr>
      <w:spacing w:before="60" w:after="60"/>
    </w:pPr>
    <w:rPr>
      <w:rFonts w:ascii="Courier New" w:hAnsi="Courier New"/>
      <w:noProof/>
      <w:sz w:val="18"/>
    </w:rPr>
  </w:style>
  <w:style w:type="paragraph" w:styleId="ListParagraph">
    <w:name w:val="List Paragraph"/>
    <w:basedOn w:val="Normal"/>
    <w:uiPriority w:val="34"/>
    <w:qFormat/>
    <w:rsid w:val="00683EE2"/>
    <w:pPr>
      <w:ind w:left="720"/>
    </w:pPr>
  </w:style>
  <w:style w:type="character" w:styleId="CommentReference">
    <w:name w:val="annotation reference"/>
    <w:rsid w:val="005D55DE"/>
    <w:rPr>
      <w:sz w:val="16"/>
      <w:szCs w:val="16"/>
    </w:rPr>
  </w:style>
  <w:style w:type="paragraph" w:styleId="CommentText">
    <w:name w:val="annotation text"/>
    <w:basedOn w:val="Normal"/>
    <w:link w:val="CommentTextChar"/>
    <w:uiPriority w:val="99"/>
    <w:rsid w:val="005D55DE"/>
    <w:rPr>
      <w:sz w:val="20"/>
      <w:szCs w:val="20"/>
    </w:rPr>
  </w:style>
  <w:style w:type="character" w:customStyle="1" w:styleId="CommentTextChar">
    <w:name w:val="Comment Text Char"/>
    <w:link w:val="CommentText"/>
    <w:uiPriority w:val="99"/>
    <w:rsid w:val="005D55DE"/>
    <w:rPr>
      <w:lang w:eastAsia="fr-FR"/>
    </w:rPr>
  </w:style>
  <w:style w:type="paragraph" w:styleId="CommentSubject">
    <w:name w:val="annotation subject"/>
    <w:basedOn w:val="CommentText"/>
    <w:next w:val="CommentText"/>
    <w:link w:val="CommentSubjectChar"/>
    <w:rsid w:val="005D55DE"/>
    <w:rPr>
      <w:b/>
      <w:bCs/>
    </w:rPr>
  </w:style>
  <w:style w:type="character" w:customStyle="1" w:styleId="CommentSubjectChar">
    <w:name w:val="Comment Subject Char"/>
    <w:link w:val="CommentSubject"/>
    <w:rsid w:val="005D55DE"/>
    <w:rPr>
      <w:b/>
      <w:bCs/>
      <w:lang w:eastAsia="fr-FR"/>
    </w:rPr>
  </w:style>
  <w:style w:type="character" w:customStyle="1" w:styleId="HeaderChar">
    <w:name w:val="Header Char"/>
    <w:basedOn w:val="DefaultParagraphFont"/>
    <w:link w:val="Header"/>
    <w:rsid w:val="004522C5"/>
    <w:rPr>
      <w:sz w:val="24"/>
      <w:szCs w:val="24"/>
      <w:lang w:eastAsia="fr-FR"/>
    </w:rPr>
  </w:style>
  <w:style w:type="paragraph" w:styleId="PlainText">
    <w:name w:val="Plain Text"/>
    <w:basedOn w:val="Normal"/>
    <w:link w:val="PlainTextChar"/>
    <w:uiPriority w:val="99"/>
    <w:unhideWhenUsed/>
    <w:rsid w:val="0007404F"/>
    <w:rPr>
      <w:rFonts w:ascii="Consolas" w:eastAsia="Calibri" w:hAnsi="Consolas" w:cs="Consolas"/>
      <w:sz w:val="21"/>
      <w:szCs w:val="21"/>
      <w:lang w:eastAsia="en-US"/>
    </w:rPr>
  </w:style>
  <w:style w:type="character" w:customStyle="1" w:styleId="PlainTextChar">
    <w:name w:val="Plain Text Char"/>
    <w:basedOn w:val="DefaultParagraphFont"/>
    <w:link w:val="PlainText"/>
    <w:uiPriority w:val="99"/>
    <w:rsid w:val="0007404F"/>
    <w:rPr>
      <w:rFonts w:ascii="Consolas" w:eastAsia="Calibri" w:hAnsi="Consolas" w:cs="Consolas"/>
      <w:sz w:val="21"/>
      <w:szCs w:val="21"/>
    </w:rPr>
  </w:style>
  <w:style w:type="paragraph" w:styleId="NormalWeb">
    <w:name w:val="Normal (Web)"/>
    <w:basedOn w:val="Normal"/>
    <w:uiPriority w:val="99"/>
    <w:unhideWhenUsed/>
    <w:rsid w:val="006F20C2"/>
    <w:pPr>
      <w:spacing w:before="100" w:beforeAutospacing="1" w:after="100" w:afterAutospacing="1"/>
    </w:pPr>
    <w:rPr>
      <w:rFonts w:eastAsiaTheme="minorEastAsia"/>
      <w:lang w:eastAsia="en-US"/>
    </w:rPr>
  </w:style>
  <w:style w:type="character" w:customStyle="1" w:styleId="ph">
    <w:name w:val="ph"/>
    <w:basedOn w:val="DefaultParagraphFont"/>
    <w:rsid w:val="003D0539"/>
  </w:style>
  <w:style w:type="character" w:customStyle="1" w:styleId="apple-converted-space">
    <w:name w:val="apple-converted-space"/>
    <w:basedOn w:val="DefaultParagraphFont"/>
    <w:rsid w:val="003D0539"/>
  </w:style>
  <w:style w:type="character" w:customStyle="1" w:styleId="pttransparent">
    <w:name w:val="pttransparent"/>
    <w:basedOn w:val="DefaultParagraphFont"/>
    <w:rsid w:val="003D0539"/>
  </w:style>
  <w:style w:type="paragraph" w:customStyle="1" w:styleId="TableHeading">
    <w:name w:val="Table Heading"/>
    <w:basedOn w:val="Normal"/>
    <w:rsid w:val="00D84C60"/>
    <w:pPr>
      <w:spacing w:before="40" w:after="40"/>
    </w:pPr>
    <w:rPr>
      <w:rFonts w:ascii="Arial" w:eastAsiaTheme="minorHAnsi" w:hAnsi="Arial" w:cs="Arial"/>
      <w:b/>
      <w:bCs/>
      <w:sz w:val="20"/>
      <w:szCs w:val="20"/>
      <w:lang w:eastAsia="en-US"/>
    </w:rPr>
  </w:style>
  <w:style w:type="character" w:customStyle="1" w:styleId="correction">
    <w:name w:val="correction"/>
    <w:basedOn w:val="DefaultParagraphFont"/>
    <w:rsid w:val="00830F52"/>
  </w:style>
  <w:style w:type="paragraph" w:styleId="Revision">
    <w:name w:val="Revision"/>
    <w:hidden/>
    <w:uiPriority w:val="99"/>
    <w:semiHidden/>
    <w:rsid w:val="00D77B82"/>
    <w:rPr>
      <w:sz w:val="24"/>
      <w:szCs w:val="24"/>
      <w:lang w:eastAsia="fr-FR"/>
    </w:rPr>
  </w:style>
  <w:style w:type="character" w:customStyle="1" w:styleId="termtext">
    <w:name w:val="termtext"/>
    <w:basedOn w:val="DefaultParagraphFont"/>
    <w:rsid w:val="003A4B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825958">
      <w:bodyDiv w:val="1"/>
      <w:marLeft w:val="0"/>
      <w:marRight w:val="0"/>
      <w:marTop w:val="0"/>
      <w:marBottom w:val="0"/>
      <w:divBdr>
        <w:top w:val="none" w:sz="0" w:space="0" w:color="auto"/>
        <w:left w:val="none" w:sz="0" w:space="0" w:color="auto"/>
        <w:bottom w:val="none" w:sz="0" w:space="0" w:color="auto"/>
        <w:right w:val="none" w:sz="0" w:space="0" w:color="auto"/>
      </w:divBdr>
    </w:div>
    <w:div w:id="316805820">
      <w:bodyDiv w:val="1"/>
      <w:marLeft w:val="0"/>
      <w:marRight w:val="0"/>
      <w:marTop w:val="0"/>
      <w:marBottom w:val="0"/>
      <w:divBdr>
        <w:top w:val="none" w:sz="0" w:space="0" w:color="auto"/>
        <w:left w:val="none" w:sz="0" w:space="0" w:color="auto"/>
        <w:bottom w:val="none" w:sz="0" w:space="0" w:color="auto"/>
        <w:right w:val="none" w:sz="0" w:space="0" w:color="auto"/>
      </w:divBdr>
    </w:div>
    <w:div w:id="378015777">
      <w:bodyDiv w:val="1"/>
      <w:marLeft w:val="0"/>
      <w:marRight w:val="0"/>
      <w:marTop w:val="0"/>
      <w:marBottom w:val="0"/>
      <w:divBdr>
        <w:top w:val="none" w:sz="0" w:space="0" w:color="auto"/>
        <w:left w:val="none" w:sz="0" w:space="0" w:color="auto"/>
        <w:bottom w:val="none" w:sz="0" w:space="0" w:color="auto"/>
        <w:right w:val="none" w:sz="0" w:space="0" w:color="auto"/>
      </w:divBdr>
      <w:divsChild>
        <w:div w:id="1140657093">
          <w:marLeft w:val="0"/>
          <w:marRight w:val="0"/>
          <w:marTop w:val="0"/>
          <w:marBottom w:val="0"/>
          <w:divBdr>
            <w:top w:val="none" w:sz="0" w:space="0" w:color="auto"/>
            <w:left w:val="none" w:sz="0" w:space="0" w:color="auto"/>
            <w:bottom w:val="none" w:sz="0" w:space="0" w:color="auto"/>
            <w:right w:val="none" w:sz="0" w:space="0" w:color="auto"/>
          </w:divBdr>
        </w:div>
      </w:divsChild>
    </w:div>
    <w:div w:id="457643790">
      <w:bodyDiv w:val="1"/>
      <w:marLeft w:val="0"/>
      <w:marRight w:val="0"/>
      <w:marTop w:val="0"/>
      <w:marBottom w:val="0"/>
      <w:divBdr>
        <w:top w:val="none" w:sz="0" w:space="0" w:color="auto"/>
        <w:left w:val="none" w:sz="0" w:space="0" w:color="auto"/>
        <w:bottom w:val="none" w:sz="0" w:space="0" w:color="auto"/>
        <w:right w:val="none" w:sz="0" w:space="0" w:color="auto"/>
      </w:divBdr>
    </w:div>
    <w:div w:id="665016565">
      <w:bodyDiv w:val="1"/>
      <w:marLeft w:val="0"/>
      <w:marRight w:val="0"/>
      <w:marTop w:val="0"/>
      <w:marBottom w:val="0"/>
      <w:divBdr>
        <w:top w:val="none" w:sz="0" w:space="0" w:color="auto"/>
        <w:left w:val="none" w:sz="0" w:space="0" w:color="auto"/>
        <w:bottom w:val="none" w:sz="0" w:space="0" w:color="auto"/>
        <w:right w:val="none" w:sz="0" w:space="0" w:color="auto"/>
      </w:divBdr>
    </w:div>
    <w:div w:id="677468064">
      <w:bodyDiv w:val="1"/>
      <w:marLeft w:val="0"/>
      <w:marRight w:val="0"/>
      <w:marTop w:val="0"/>
      <w:marBottom w:val="0"/>
      <w:divBdr>
        <w:top w:val="none" w:sz="0" w:space="0" w:color="auto"/>
        <w:left w:val="none" w:sz="0" w:space="0" w:color="auto"/>
        <w:bottom w:val="none" w:sz="0" w:space="0" w:color="auto"/>
        <w:right w:val="none" w:sz="0" w:space="0" w:color="auto"/>
      </w:divBdr>
      <w:divsChild>
        <w:div w:id="284191769">
          <w:marLeft w:val="0"/>
          <w:marRight w:val="0"/>
          <w:marTop w:val="0"/>
          <w:marBottom w:val="0"/>
          <w:divBdr>
            <w:top w:val="none" w:sz="0" w:space="0" w:color="auto"/>
            <w:left w:val="none" w:sz="0" w:space="0" w:color="auto"/>
            <w:bottom w:val="none" w:sz="0" w:space="0" w:color="auto"/>
            <w:right w:val="none" w:sz="0" w:space="0" w:color="auto"/>
          </w:divBdr>
        </w:div>
      </w:divsChild>
    </w:div>
    <w:div w:id="901870573">
      <w:bodyDiv w:val="1"/>
      <w:marLeft w:val="0"/>
      <w:marRight w:val="0"/>
      <w:marTop w:val="0"/>
      <w:marBottom w:val="0"/>
      <w:divBdr>
        <w:top w:val="none" w:sz="0" w:space="0" w:color="auto"/>
        <w:left w:val="none" w:sz="0" w:space="0" w:color="auto"/>
        <w:bottom w:val="none" w:sz="0" w:space="0" w:color="auto"/>
        <w:right w:val="none" w:sz="0" w:space="0" w:color="auto"/>
      </w:divBdr>
    </w:div>
    <w:div w:id="957104327">
      <w:bodyDiv w:val="1"/>
      <w:marLeft w:val="0"/>
      <w:marRight w:val="0"/>
      <w:marTop w:val="0"/>
      <w:marBottom w:val="0"/>
      <w:divBdr>
        <w:top w:val="none" w:sz="0" w:space="0" w:color="auto"/>
        <w:left w:val="none" w:sz="0" w:space="0" w:color="auto"/>
        <w:bottom w:val="none" w:sz="0" w:space="0" w:color="auto"/>
        <w:right w:val="none" w:sz="0" w:space="0" w:color="auto"/>
      </w:divBdr>
      <w:divsChild>
        <w:div w:id="1329601699">
          <w:marLeft w:val="0"/>
          <w:marRight w:val="0"/>
          <w:marTop w:val="0"/>
          <w:marBottom w:val="0"/>
          <w:divBdr>
            <w:top w:val="none" w:sz="0" w:space="0" w:color="auto"/>
            <w:left w:val="none" w:sz="0" w:space="0" w:color="auto"/>
            <w:bottom w:val="none" w:sz="0" w:space="0" w:color="auto"/>
            <w:right w:val="none" w:sz="0" w:space="0" w:color="auto"/>
          </w:divBdr>
        </w:div>
      </w:divsChild>
    </w:div>
    <w:div w:id="966156080">
      <w:bodyDiv w:val="1"/>
      <w:marLeft w:val="0"/>
      <w:marRight w:val="0"/>
      <w:marTop w:val="0"/>
      <w:marBottom w:val="0"/>
      <w:divBdr>
        <w:top w:val="none" w:sz="0" w:space="0" w:color="auto"/>
        <w:left w:val="none" w:sz="0" w:space="0" w:color="auto"/>
        <w:bottom w:val="none" w:sz="0" w:space="0" w:color="auto"/>
        <w:right w:val="none" w:sz="0" w:space="0" w:color="auto"/>
      </w:divBdr>
    </w:div>
    <w:div w:id="1224607100">
      <w:bodyDiv w:val="1"/>
      <w:marLeft w:val="0"/>
      <w:marRight w:val="0"/>
      <w:marTop w:val="0"/>
      <w:marBottom w:val="0"/>
      <w:divBdr>
        <w:top w:val="none" w:sz="0" w:space="0" w:color="auto"/>
        <w:left w:val="none" w:sz="0" w:space="0" w:color="auto"/>
        <w:bottom w:val="none" w:sz="0" w:space="0" w:color="auto"/>
        <w:right w:val="none" w:sz="0" w:space="0" w:color="auto"/>
      </w:divBdr>
    </w:div>
    <w:div w:id="1310550240">
      <w:bodyDiv w:val="1"/>
      <w:marLeft w:val="0"/>
      <w:marRight w:val="0"/>
      <w:marTop w:val="0"/>
      <w:marBottom w:val="0"/>
      <w:divBdr>
        <w:top w:val="none" w:sz="0" w:space="0" w:color="auto"/>
        <w:left w:val="none" w:sz="0" w:space="0" w:color="auto"/>
        <w:bottom w:val="none" w:sz="0" w:space="0" w:color="auto"/>
        <w:right w:val="none" w:sz="0" w:space="0" w:color="auto"/>
      </w:divBdr>
      <w:divsChild>
        <w:div w:id="1726953841">
          <w:marLeft w:val="0"/>
          <w:marRight w:val="0"/>
          <w:marTop w:val="0"/>
          <w:marBottom w:val="0"/>
          <w:divBdr>
            <w:top w:val="none" w:sz="0" w:space="0" w:color="auto"/>
            <w:left w:val="none" w:sz="0" w:space="0" w:color="auto"/>
            <w:bottom w:val="none" w:sz="0" w:space="0" w:color="auto"/>
            <w:right w:val="none" w:sz="0" w:space="0" w:color="auto"/>
          </w:divBdr>
        </w:div>
      </w:divsChild>
    </w:div>
    <w:div w:id="1325475158">
      <w:bodyDiv w:val="1"/>
      <w:marLeft w:val="0"/>
      <w:marRight w:val="0"/>
      <w:marTop w:val="0"/>
      <w:marBottom w:val="0"/>
      <w:divBdr>
        <w:top w:val="none" w:sz="0" w:space="0" w:color="auto"/>
        <w:left w:val="none" w:sz="0" w:space="0" w:color="auto"/>
        <w:bottom w:val="none" w:sz="0" w:space="0" w:color="auto"/>
        <w:right w:val="none" w:sz="0" w:space="0" w:color="auto"/>
      </w:divBdr>
    </w:div>
    <w:div w:id="1409575782">
      <w:bodyDiv w:val="1"/>
      <w:marLeft w:val="0"/>
      <w:marRight w:val="0"/>
      <w:marTop w:val="0"/>
      <w:marBottom w:val="0"/>
      <w:divBdr>
        <w:top w:val="none" w:sz="0" w:space="0" w:color="auto"/>
        <w:left w:val="none" w:sz="0" w:space="0" w:color="auto"/>
        <w:bottom w:val="none" w:sz="0" w:space="0" w:color="auto"/>
        <w:right w:val="none" w:sz="0" w:space="0" w:color="auto"/>
      </w:divBdr>
    </w:div>
    <w:div w:id="1497069659">
      <w:bodyDiv w:val="1"/>
      <w:marLeft w:val="0"/>
      <w:marRight w:val="0"/>
      <w:marTop w:val="0"/>
      <w:marBottom w:val="0"/>
      <w:divBdr>
        <w:top w:val="none" w:sz="0" w:space="0" w:color="auto"/>
        <w:left w:val="none" w:sz="0" w:space="0" w:color="auto"/>
        <w:bottom w:val="none" w:sz="0" w:space="0" w:color="auto"/>
        <w:right w:val="none" w:sz="0" w:space="0" w:color="auto"/>
      </w:divBdr>
      <w:divsChild>
        <w:div w:id="401567667">
          <w:marLeft w:val="0"/>
          <w:marRight w:val="0"/>
          <w:marTop w:val="0"/>
          <w:marBottom w:val="0"/>
          <w:divBdr>
            <w:top w:val="none" w:sz="0" w:space="0" w:color="auto"/>
            <w:left w:val="none" w:sz="0" w:space="0" w:color="auto"/>
            <w:bottom w:val="none" w:sz="0" w:space="0" w:color="auto"/>
            <w:right w:val="none" w:sz="0" w:space="0" w:color="auto"/>
          </w:divBdr>
        </w:div>
      </w:divsChild>
    </w:div>
    <w:div w:id="1562934969">
      <w:bodyDiv w:val="1"/>
      <w:marLeft w:val="0"/>
      <w:marRight w:val="0"/>
      <w:marTop w:val="0"/>
      <w:marBottom w:val="0"/>
      <w:divBdr>
        <w:top w:val="none" w:sz="0" w:space="0" w:color="auto"/>
        <w:left w:val="none" w:sz="0" w:space="0" w:color="auto"/>
        <w:bottom w:val="none" w:sz="0" w:space="0" w:color="auto"/>
        <w:right w:val="none" w:sz="0" w:space="0" w:color="auto"/>
      </w:divBdr>
      <w:divsChild>
        <w:div w:id="170535865">
          <w:marLeft w:val="0"/>
          <w:marRight w:val="0"/>
          <w:marTop w:val="0"/>
          <w:marBottom w:val="0"/>
          <w:divBdr>
            <w:top w:val="none" w:sz="0" w:space="0" w:color="auto"/>
            <w:left w:val="none" w:sz="0" w:space="0" w:color="auto"/>
            <w:bottom w:val="none" w:sz="0" w:space="0" w:color="auto"/>
            <w:right w:val="none" w:sz="0" w:space="0" w:color="auto"/>
          </w:divBdr>
        </w:div>
      </w:divsChild>
    </w:div>
    <w:div w:id="1733043141">
      <w:bodyDiv w:val="1"/>
      <w:marLeft w:val="0"/>
      <w:marRight w:val="0"/>
      <w:marTop w:val="0"/>
      <w:marBottom w:val="0"/>
      <w:divBdr>
        <w:top w:val="none" w:sz="0" w:space="0" w:color="auto"/>
        <w:left w:val="none" w:sz="0" w:space="0" w:color="auto"/>
        <w:bottom w:val="none" w:sz="0" w:space="0" w:color="auto"/>
        <w:right w:val="none" w:sz="0" w:space="0" w:color="auto"/>
      </w:divBdr>
    </w:div>
    <w:div w:id="1752655185">
      <w:bodyDiv w:val="1"/>
      <w:marLeft w:val="0"/>
      <w:marRight w:val="0"/>
      <w:marTop w:val="0"/>
      <w:marBottom w:val="0"/>
      <w:divBdr>
        <w:top w:val="none" w:sz="0" w:space="0" w:color="auto"/>
        <w:left w:val="none" w:sz="0" w:space="0" w:color="auto"/>
        <w:bottom w:val="none" w:sz="0" w:space="0" w:color="auto"/>
        <w:right w:val="none" w:sz="0" w:space="0" w:color="auto"/>
      </w:divBdr>
      <w:divsChild>
        <w:div w:id="81488859">
          <w:marLeft w:val="0"/>
          <w:marRight w:val="0"/>
          <w:marTop w:val="0"/>
          <w:marBottom w:val="0"/>
          <w:divBdr>
            <w:top w:val="none" w:sz="0" w:space="0" w:color="auto"/>
            <w:left w:val="none" w:sz="0" w:space="0" w:color="auto"/>
            <w:bottom w:val="none" w:sz="0" w:space="0" w:color="auto"/>
            <w:right w:val="none" w:sz="0" w:space="0" w:color="auto"/>
          </w:divBdr>
        </w:div>
      </w:divsChild>
    </w:div>
    <w:div w:id="2035425987">
      <w:bodyDiv w:val="1"/>
      <w:marLeft w:val="0"/>
      <w:marRight w:val="0"/>
      <w:marTop w:val="0"/>
      <w:marBottom w:val="0"/>
      <w:divBdr>
        <w:top w:val="none" w:sz="0" w:space="0" w:color="auto"/>
        <w:left w:val="none" w:sz="0" w:space="0" w:color="auto"/>
        <w:bottom w:val="none" w:sz="0" w:space="0" w:color="auto"/>
        <w:right w:val="none" w:sz="0" w:space="0" w:color="auto"/>
      </w:divBdr>
      <w:divsChild>
        <w:div w:id="17629488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cid:image002.jpg@01D236E4.A7BA8D30" TargetMode="External"/><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package" Target="embeddings/Microsoft_Word_Document1.docx"/><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0.jpe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file:///\\PSOFTDEV85\FTPROOT\STAGING\PCPREP_HSBCT.TXT"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4.png"/><Relationship Id="rId32" Type="http://schemas.openxmlformats.org/officeDocument/2006/relationships/image" Target="cid:image001.jpg@01D236E4.A7BA8D30" TargetMode="External"/><Relationship Id="rId37" Type="http://schemas.openxmlformats.org/officeDocument/2006/relationships/image" Target="media/image23.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2.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file:///\\PSOFTDEV85\FTPROOT\STAGING\PCPREP_HSBII.TXT" TargetMode="External"/><Relationship Id="rId35" Type="http://schemas.openxmlformats.org/officeDocument/2006/relationships/image" Target="media/image2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44B356-BBC6-44C9-B71F-CE9C876DB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TotalTime>
  <Pages>22</Pages>
  <Words>2274</Words>
  <Characters>12963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Knowledge Capture Document</vt:lpstr>
    </vt:vector>
  </TitlesOfParts>
  <Company>L&amp;T Infotech</Company>
  <LinksUpToDate>false</LinksUpToDate>
  <CharactersWithSpaces>15207</CharactersWithSpaces>
  <SharedDoc>false</SharedDoc>
  <HLinks>
    <vt:vector size="72" baseType="variant">
      <vt:variant>
        <vt:i4>1900597</vt:i4>
      </vt:variant>
      <vt:variant>
        <vt:i4>68</vt:i4>
      </vt:variant>
      <vt:variant>
        <vt:i4>0</vt:i4>
      </vt:variant>
      <vt:variant>
        <vt:i4>5</vt:i4>
      </vt:variant>
      <vt:variant>
        <vt:lpwstr/>
      </vt:variant>
      <vt:variant>
        <vt:lpwstr>_Toc197832090</vt:lpwstr>
      </vt:variant>
      <vt:variant>
        <vt:i4>1835061</vt:i4>
      </vt:variant>
      <vt:variant>
        <vt:i4>62</vt:i4>
      </vt:variant>
      <vt:variant>
        <vt:i4>0</vt:i4>
      </vt:variant>
      <vt:variant>
        <vt:i4>5</vt:i4>
      </vt:variant>
      <vt:variant>
        <vt:lpwstr/>
      </vt:variant>
      <vt:variant>
        <vt:lpwstr>_Toc197832089</vt:lpwstr>
      </vt:variant>
      <vt:variant>
        <vt:i4>1835061</vt:i4>
      </vt:variant>
      <vt:variant>
        <vt:i4>56</vt:i4>
      </vt:variant>
      <vt:variant>
        <vt:i4>0</vt:i4>
      </vt:variant>
      <vt:variant>
        <vt:i4>5</vt:i4>
      </vt:variant>
      <vt:variant>
        <vt:lpwstr/>
      </vt:variant>
      <vt:variant>
        <vt:lpwstr>_Toc197832088</vt:lpwstr>
      </vt:variant>
      <vt:variant>
        <vt:i4>1835061</vt:i4>
      </vt:variant>
      <vt:variant>
        <vt:i4>50</vt:i4>
      </vt:variant>
      <vt:variant>
        <vt:i4>0</vt:i4>
      </vt:variant>
      <vt:variant>
        <vt:i4>5</vt:i4>
      </vt:variant>
      <vt:variant>
        <vt:lpwstr/>
      </vt:variant>
      <vt:variant>
        <vt:lpwstr>_Toc197832087</vt:lpwstr>
      </vt:variant>
      <vt:variant>
        <vt:i4>1835061</vt:i4>
      </vt:variant>
      <vt:variant>
        <vt:i4>44</vt:i4>
      </vt:variant>
      <vt:variant>
        <vt:i4>0</vt:i4>
      </vt:variant>
      <vt:variant>
        <vt:i4>5</vt:i4>
      </vt:variant>
      <vt:variant>
        <vt:lpwstr/>
      </vt:variant>
      <vt:variant>
        <vt:lpwstr>_Toc197832086</vt:lpwstr>
      </vt:variant>
      <vt:variant>
        <vt:i4>1835061</vt:i4>
      </vt:variant>
      <vt:variant>
        <vt:i4>38</vt:i4>
      </vt:variant>
      <vt:variant>
        <vt:i4>0</vt:i4>
      </vt:variant>
      <vt:variant>
        <vt:i4>5</vt:i4>
      </vt:variant>
      <vt:variant>
        <vt:lpwstr/>
      </vt:variant>
      <vt:variant>
        <vt:lpwstr>_Toc197832085</vt:lpwstr>
      </vt:variant>
      <vt:variant>
        <vt:i4>1835061</vt:i4>
      </vt:variant>
      <vt:variant>
        <vt:i4>32</vt:i4>
      </vt:variant>
      <vt:variant>
        <vt:i4>0</vt:i4>
      </vt:variant>
      <vt:variant>
        <vt:i4>5</vt:i4>
      </vt:variant>
      <vt:variant>
        <vt:lpwstr/>
      </vt:variant>
      <vt:variant>
        <vt:lpwstr>_Toc197832084</vt:lpwstr>
      </vt:variant>
      <vt:variant>
        <vt:i4>1835061</vt:i4>
      </vt:variant>
      <vt:variant>
        <vt:i4>26</vt:i4>
      </vt:variant>
      <vt:variant>
        <vt:i4>0</vt:i4>
      </vt:variant>
      <vt:variant>
        <vt:i4>5</vt:i4>
      </vt:variant>
      <vt:variant>
        <vt:lpwstr/>
      </vt:variant>
      <vt:variant>
        <vt:lpwstr>_Toc197832083</vt:lpwstr>
      </vt:variant>
      <vt:variant>
        <vt:i4>1835061</vt:i4>
      </vt:variant>
      <vt:variant>
        <vt:i4>20</vt:i4>
      </vt:variant>
      <vt:variant>
        <vt:i4>0</vt:i4>
      </vt:variant>
      <vt:variant>
        <vt:i4>5</vt:i4>
      </vt:variant>
      <vt:variant>
        <vt:lpwstr/>
      </vt:variant>
      <vt:variant>
        <vt:lpwstr>_Toc197832082</vt:lpwstr>
      </vt:variant>
      <vt:variant>
        <vt:i4>1835061</vt:i4>
      </vt:variant>
      <vt:variant>
        <vt:i4>14</vt:i4>
      </vt:variant>
      <vt:variant>
        <vt:i4>0</vt:i4>
      </vt:variant>
      <vt:variant>
        <vt:i4>5</vt:i4>
      </vt:variant>
      <vt:variant>
        <vt:lpwstr/>
      </vt:variant>
      <vt:variant>
        <vt:lpwstr>_Toc197832081</vt:lpwstr>
      </vt:variant>
      <vt:variant>
        <vt:i4>1835061</vt:i4>
      </vt:variant>
      <vt:variant>
        <vt:i4>8</vt:i4>
      </vt:variant>
      <vt:variant>
        <vt:i4>0</vt:i4>
      </vt:variant>
      <vt:variant>
        <vt:i4>5</vt:i4>
      </vt:variant>
      <vt:variant>
        <vt:lpwstr/>
      </vt:variant>
      <vt:variant>
        <vt:lpwstr>_Toc197832080</vt:lpwstr>
      </vt:variant>
      <vt:variant>
        <vt:i4>1245237</vt:i4>
      </vt:variant>
      <vt:variant>
        <vt:i4>2</vt:i4>
      </vt:variant>
      <vt:variant>
        <vt:i4>0</vt:i4>
      </vt:variant>
      <vt:variant>
        <vt:i4>5</vt:i4>
      </vt:variant>
      <vt:variant>
        <vt:lpwstr/>
      </vt:variant>
      <vt:variant>
        <vt:lpwstr>_Toc197832079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Knowledge Capture Document</dc:title>
  <dc:subject/>
  <dc:creator>L&amp;T Infotech</dc:creator>
  <cp:keywords/>
  <dc:description/>
  <cp:lastModifiedBy>Bipul Sharan</cp:lastModifiedBy>
  <cp:revision>99</cp:revision>
  <dcterms:created xsi:type="dcterms:W3CDTF">2016-11-09T10:00:00Z</dcterms:created>
  <dcterms:modified xsi:type="dcterms:W3CDTF">2016-11-11T10:40:00Z</dcterms:modified>
</cp:coreProperties>
</file>